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Abstract</w:t>
      </w:r>
    </w:p>
    <w:p>
      <w:pPr>
        <w:pStyle w:val="BodyText"/>
      </w:pPr>
      <w:r>
        <w:t xml:space="preserve">Healthcare organizations face a “Triple Threat” of low analytics</w:t>
      </w:r>
      <w:r>
        <w:t xml:space="preserve"> </w:t>
      </w:r>
      <w:r>
        <w:t xml:space="preserve">maturity, high workforce instability, and semantic technical barriers</w:t>
      </w:r>
      <w:r>
        <w:t xml:space="preserve"> </w:t>
      </w:r>
      <w:r>
        <w:t xml:space="preserve">that together produce a crisis of “Institutional Amnesia.”</w:t>
      </w:r>
      <w:r>
        <w:t xml:space="preserve"> </w:t>
      </w:r>
      <w:del w:id="1" w:author="Samuel T Harrold">
        <w:r>
          <w:delText xml:space="preserve">High</w:delText>
        </w:r>
        <w:r>
          <w:delText xml:space="preserve"> </w:delText>
        </w:r>
        <w:r>
          <w:delText xml:space="preserve">leadership</w:delText>
        </w:r>
      </w:del>
      <w:ins w:id="1" w:author="Samuel T Harrold">
        <w:r>
          <w:t xml:space="preserve">Leadership</w:t>
        </w:r>
      </w:ins>
      <w:r>
        <w:t xml:space="preserve"> </w:t>
      </w:r>
      <w:r>
        <w:t xml:space="preserve">turnover,</w:t>
      </w:r>
      <w:del w:id="2" w:author="Samuel T Harrold">
        <w:r>
          <w:delText xml:space="preserve"> </w:delText>
        </w:r>
        <w:r>
          <w:delText xml:space="preserve">persistent digital health</w:delText>
        </w:r>
      </w:del>
      <w:r>
        <w:t xml:space="preserve"> </w:t>
      </w:r>
      <w:r>
        <w:t xml:space="preserve">workforce shortages, and widespread intent to leave among informatics</w:t>
      </w:r>
      <w:r>
        <w:t xml:space="preserve"> </w:t>
      </w:r>
      <w:r>
        <w:t xml:space="preserve">specialists systematically erase the tacit knowledge required to</w:t>
      </w:r>
      <w:r>
        <w:t xml:space="preserve"> </w:t>
      </w:r>
      <w:r>
        <w:t xml:space="preserve">navigate complex clinical data schemas, trapping organizations in a</w:t>
      </w:r>
      <w:r>
        <w:t xml:space="preserve"> </w:t>
      </w:r>
      <w:r>
        <w:t xml:space="preserve">cycle</w:t>
      </w:r>
      <w:r>
        <w:t xml:space="preserve"> </w:t>
      </w:r>
      <w:del w:id="3" w:author="Samuel T Harrold">
        <w:r>
          <w:delText xml:space="preserve">of low maturity</w:delText>
        </w:r>
        <w:r>
          <w:delText xml:space="preserve"> </w:delText>
        </w:r>
      </w:del>
      <w:r>
        <w:t xml:space="preserve">where</w:t>
      </w:r>
      <w:del w:id="4" w:author="Samuel T Harrold">
        <w:r>
          <w:delText xml:space="preserve"> </w:delText>
        </w:r>
        <w:r>
          <w:delText xml:space="preserve">the rate of</w:delText>
        </w:r>
      </w:del>
      <w:r>
        <w:t xml:space="preserve"> </w:t>
      </w:r>
      <w:r>
        <w:t xml:space="preserve">knowledge loss</w:t>
      </w:r>
      <w:r>
        <w:t xml:space="preserve"> </w:t>
      </w:r>
      <w:del w:id="5" w:author="Samuel T Harrold">
        <w:r>
          <w:delText xml:space="preserve">exceeds the rate of</w:delText>
        </w:r>
      </w:del>
      <w:ins w:id="2" w:author="Samuel T Harrold">
        <w:r>
          <w:t xml:space="preserve">outpaces</w:t>
        </w:r>
      </w:ins>
      <w:r>
        <w:t xml:space="preserve"> </w:t>
      </w:r>
      <w:r>
        <w:t xml:space="preserve">knowledge capture.</w:t>
      </w:r>
    </w:p>
    <w:p>
      <w:pPr>
        <w:pStyle w:val="BodyText"/>
      </w:pPr>
      <w:r>
        <w:t xml:space="preserve">Viewed through Nonaka’s SECI model of knowledge creation, the root</w:t>
      </w:r>
      <w:r>
        <w:t xml:space="preserve"> </w:t>
      </w:r>
      <w:r>
        <w:t xml:space="preserve">cause is a “Socialization Failure”: high turnover fractures the social</w:t>
      </w:r>
      <w:r>
        <w:t xml:space="preserve"> </w:t>
      </w:r>
      <w:r>
        <w:t xml:space="preserve">networks required for mentorship, rendering the traditional</w:t>
      </w:r>
      <w:r>
        <w:t xml:space="preserve"> </w:t>
      </w:r>
      <w:r>
        <w:t xml:space="preserve">apprenticeship model of informatics unsustainable. To address this</w:t>
      </w:r>
      <w:r>
        <w:t xml:space="preserve"> </w:t>
      </w:r>
      <w:r>
        <w:t xml:space="preserve">failure, we employ a Design Science Research (DSR) approach,</w:t>
      </w:r>
      <w:r>
        <w:t xml:space="preserve"> </w:t>
      </w:r>
      <w:r>
        <w:t xml:space="preserve">synthesizing evidence from healthcare informatics, knowledge</w:t>
      </w:r>
      <w:r>
        <w:t xml:space="preserve"> </w:t>
      </w:r>
      <w:r>
        <w:t xml:space="preserve">management, and natural language processing</w:t>
      </w:r>
      <w:r>
        <w:t xml:space="preserve"> </w:t>
      </w:r>
      <w:del w:id="6" w:author="Samuel T Harrold">
        <w:r>
          <w:delText xml:space="preserve">(2024-2026 workforce and</w:delText>
        </w:r>
        <w:r>
          <w:delText xml:space="preserve"> </w:delText>
        </w:r>
        <w:r>
          <w:delText xml:space="preserve">NL2SQL literature)</w:delText>
        </w:r>
        <w:r>
          <w:delText xml:space="preserve"> </w:delText>
        </w:r>
      </w:del>
      <w:r>
        <w:t xml:space="preserve">to develop a socio-technical</w:t>
      </w:r>
      <w:r>
        <w:t xml:space="preserve"> </w:t>
      </w:r>
      <w:del w:id="7" w:author="Samuel T Harrold">
        <w:r>
          <w:delText xml:space="preserve">framework</w:delText>
        </w:r>
        <w:r>
          <w:delText xml:space="preserve"> </w:delText>
        </w:r>
        <w:r>
          <w:delText xml:space="preserve">called</w:delText>
        </w:r>
      </w:del>
      <w:ins w:id="3" w:author="Samuel T Harrold">
        <w:r>
          <w:t xml:space="preserve">framework:</w:t>
        </w:r>
      </w:ins>
      <w:r>
        <w:t xml:space="preserve"> </w:t>
      </w:r>
      <w:r>
        <w:t xml:space="preserve">Human-in-the-Loop Knowledge Governance (HITL-KG).</w:t>
      </w:r>
    </w:p>
    <w:p>
      <w:pPr>
        <w:pStyle w:val="BodyText"/>
      </w:pPr>
      <w:r>
        <w:t xml:space="preserve">HITL-KG is designed to shift the locus of organizational knowledge from</w:t>
      </w:r>
      <w:r>
        <w:t xml:space="preserve"> </w:t>
      </w:r>
      <w:r>
        <w:t xml:space="preserve">volatile human memory to durable semantic artifacts called “Validated</w:t>
      </w:r>
      <w:r>
        <w:t xml:space="preserve"> </w:t>
      </w:r>
      <w:r>
        <w:t xml:space="preserve">Query Triples,” each comprising a natural language intent, executable</w:t>
      </w:r>
      <w:r>
        <w:t xml:space="preserve"> </w:t>
      </w:r>
      <w:r>
        <w:t xml:space="preserve">SQL, and rationale metadata. By embedding knowledge capture into the</w:t>
      </w:r>
      <w:r>
        <w:t xml:space="preserve"> </w:t>
      </w:r>
      <w:r>
        <w:t xml:space="preserve">daily</w:t>
      </w:r>
      <w:r>
        <w:t xml:space="preserve"> </w:t>
      </w:r>
      <w:del w:id="8" w:author="Samuel T Harrold">
        <w:r>
          <w:delText xml:space="preserve">workflow of</w:delText>
        </w:r>
        <w:r>
          <w:delText xml:space="preserve"> </w:delText>
        </w:r>
      </w:del>
      <w:r>
        <w:t xml:space="preserve">query</w:t>
      </w:r>
      <w:r>
        <w:t xml:space="preserve"> </w:t>
      </w:r>
      <w:del w:id="9" w:author="Samuel T Harrold">
        <w:r>
          <w:delText xml:space="preserve">generation,</w:delText>
        </w:r>
      </w:del>
      <w:ins w:id="4" w:author="Samuel T Harrold">
        <w:r>
          <w:t xml:space="preserve">workflow,</w:t>
        </w:r>
      </w:ins>
      <w:r>
        <w:t xml:space="preserve"> </w:t>
      </w:r>
      <w:r>
        <w:t xml:space="preserve">the</w:t>
      </w:r>
      <w:r>
        <w:t xml:space="preserve"> </w:t>
      </w:r>
      <w:r>
        <w:t xml:space="preserve">framework aims to convert</w:t>
      </w:r>
      <w:r>
        <w:t xml:space="preserve"> </w:t>
      </w:r>
      <w:del w:id="10" w:author="Samuel T Harrold">
        <w:r>
          <w:delText xml:space="preserve">the</w:delText>
        </w:r>
        <w:r>
          <w:delText xml:space="preserve"> </w:delText>
        </w:r>
      </w:del>
      <w:r>
        <w:t xml:space="preserve">ephemeral</w:t>
      </w:r>
      <w:del w:id="11" w:author="Samuel T Harrold">
        <w:r>
          <w:delText xml:space="preserve"> </w:delText>
        </w:r>
        <w:r>
          <w:delText xml:space="preserve">act of</w:delText>
        </w:r>
      </w:del>
      <w:r>
        <w:t xml:space="preserve"> </w:t>
      </w:r>
      <w:r>
        <w:t xml:space="preserve">analytics</w:t>
      </w:r>
      <w:r>
        <w:t xml:space="preserve"> </w:t>
      </w:r>
      <w:r>
        <w:t xml:space="preserve">into permanent institutional assets. The accompanying Three-Pillar</w:t>
      </w:r>
      <w:r>
        <w:t xml:space="preserve"> </w:t>
      </w:r>
      <w:r>
        <w:t xml:space="preserve">Assessment Rubric</w:t>
      </w:r>
      <w:del w:id="12" w:author="Samuel T Harrold">
        <w:r>
          <w:delText xml:space="preserve"> </w:delText>
        </w:r>
        <w:r>
          <w:delText xml:space="preserve">provides a structured self-assessment tool that</w:delText>
        </w:r>
      </w:del>
      <w:r>
        <w:t xml:space="preserve"> </w:t>
      </w:r>
      <w:r>
        <w:t xml:space="preserve">enables organizations to identify compounding vulnerabilities across</w:t>
      </w:r>
      <w:r>
        <w:t xml:space="preserve"> </w:t>
      </w:r>
      <w:r>
        <w:t xml:space="preserve">analytics maturity, workforce agility, and technical enablement.</w:t>
      </w:r>
    </w:p>
    <w:p>
      <w:pPr>
        <w:pStyle w:val="BodyText"/>
      </w:pPr>
      <w:del w:id="13" w:author="Samuel T Harrold">
        <w:r>
          <w:delText xml:space="preserve">A critical objection, the</w:delText>
        </w:r>
      </w:del>
      <w:ins w:id="5" w:author="Samuel T Harrold">
        <w:r>
          <w:t xml:space="preserve">The</w:t>
        </w:r>
      </w:ins>
      <w:r>
        <w:t xml:space="preserve"> </w:t>
      </w:r>
      <w:r>
        <w:t xml:space="preserve">“Validator Paradox” (who validates</w:t>
      </w:r>
      <w:r>
        <w:t xml:space="preserve"> </w:t>
      </w:r>
      <w:r>
        <w:t xml:space="preserve">the AI when experts leave?)</w:t>
      </w:r>
      <w:del w:id="14" w:author="Samuel T Harrold">
        <w:r>
          <w:delText xml:space="preserve">,</w:delText>
        </w:r>
      </w:del>
      <w:r>
        <w:t xml:space="preserve"> </w:t>
      </w:r>
      <w:r>
        <w:t xml:space="preserve">is addressed by reframing validation</w:t>
      </w:r>
      <w:r>
        <w:t xml:space="preserve"> </w:t>
      </w:r>
      <w:r>
        <w:t xml:space="preserve">through Lean “Standard Work”: each validated query establishes the</w:t>
      </w:r>
      <w:r>
        <w:t xml:space="preserve"> </w:t>
      </w:r>
      <w:r>
        <w:t xml:space="preserve">current known standard rather than eternal truth, functioning as a</w:t>
      </w:r>
      <w:r>
        <w:t xml:space="preserve"> </w:t>
      </w:r>
      <w:r>
        <w:t xml:space="preserve">“knowledge ratchet” that prevents regression.</w:t>
      </w:r>
      <w:r>
        <w:t xml:space="preserve"> </w:t>
      </w:r>
      <w:del w:id="15" w:author="Samuel T Harrold">
        <w:r>
          <w:delText xml:space="preserve">By</w:delText>
        </w:r>
        <w:r>
          <w:delText xml:space="preserve"> </w:delText>
        </w:r>
        <w:r>
          <w:delText xml:space="preserve">decoupling</w:delText>
        </w:r>
      </w:del>
      <w:ins w:id="6" w:author="Samuel T Harrold">
        <w:r>
          <w:t xml:space="preserve">Decoupling</w:t>
        </w:r>
      </w:ins>
      <w:r>
        <w:t xml:space="preserve"> </w:t>
      </w:r>
      <w:r>
        <w:t xml:space="preserve">analytical capability from individual</w:t>
      </w:r>
      <w:r>
        <w:t xml:space="preserve"> </w:t>
      </w:r>
      <w:del w:id="16" w:author="Samuel T Harrold">
        <w:r>
          <w:delText xml:space="preserve">tenure, healthcare systems can ensure that</w:delText>
        </w:r>
      </w:del>
      <w:ins w:id="7" w:author="Samuel T Harrold">
        <w:r>
          <w:t xml:space="preserve">tenure lets</w:t>
        </w:r>
      </w:ins>
      <w:r>
        <w:t xml:space="preserve"> </w:t>
      </w:r>
      <w:r>
        <w:t xml:space="preserve">analytics</w:t>
      </w:r>
      <w:r>
        <w:t xml:space="preserve"> </w:t>
      </w:r>
      <w:r>
        <w:t xml:space="preserve">maturity</w:t>
      </w:r>
      <w:r>
        <w:t xml:space="preserve"> </w:t>
      </w:r>
      <w:del w:id="17" w:author="Samuel T Harrold">
        <w:r>
          <w:delText xml:space="preserve">advances</w:delText>
        </w:r>
      </w:del>
      <w:ins w:id="8" w:author="Samuel T Harrold">
        <w:r>
          <w:t xml:space="preserve">advance</w:t>
        </w:r>
      </w:ins>
      <w:r>
        <w:t xml:space="preserve"> </w:t>
      </w:r>
      <w:r>
        <w:t xml:space="preserve">even as the workforce evolves. This</w:t>
      </w:r>
      <w:r>
        <w:t xml:space="preserve"> </w:t>
      </w:r>
      <w:r>
        <w:t xml:space="preserve">paper proposes and theoretically motivates the framework; empirical</w:t>
      </w:r>
      <w:r>
        <w:t xml:space="preserve"> </w:t>
      </w:r>
      <w:r>
        <w:t xml:space="preserve">validation is deferred to a companion study.</w:t>
      </w:r>
    </w:p>
    <w:bookmarkStart w:id="9" w:name="Xa772df4b8f827734714eb2cb65812cb56df5f7d"/>
    <w:p>
      <w:pPr>
        <w:pStyle w:val="Heading1"/>
      </w:pPr>
      <w:r>
        <w:t xml:space="preserve">The Triple Threat: Institutional Amnesia in Healthcare Analytics</w:t>
      </w:r>
    </w:p>
    <w:p>
      <w:pPr>
        <w:pStyle w:val="FirstParagraph"/>
      </w:pPr>
      <w:r>
        <w:t xml:space="preserve">The healthcare analytics landscape is currently paralyzed by a “Triple</w:t>
      </w:r>
      <w:r>
        <w:t xml:space="preserve"> </w:t>
      </w:r>
      <w:r>
        <w:t xml:space="preserve">Threat” of compounding failures: (1) persistently</w:t>
      </w:r>
      <w:r>
        <w:t xml:space="preserve"> </w:t>
      </w:r>
      <w:r>
        <w:rPr>
          <w:i/>
          <w:iCs/>
        </w:rPr>
        <w:t xml:space="preserve">Low Analytics</w:t>
      </w:r>
      <w:r>
        <w:rPr>
          <w:i/>
          <w:iCs/>
        </w:rPr>
        <w:t xml:space="preserve"> </w:t>
      </w:r>
      <w:r>
        <w:rPr>
          <w:i/>
          <w:iCs/>
        </w:rPr>
        <w:t xml:space="preserve">Maturity</w:t>
      </w:r>
      <w:r>
        <w:t xml:space="preserve">, where despite decades of investment, as of late 2024 only 39</w:t>
      </w:r>
      <w:r>
        <w:t xml:space="preserve"> </w:t>
      </w:r>
      <w:r>
        <w:t xml:space="preserve">organizations globally had reached the top tiers of the Healthcare</w:t>
      </w:r>
      <w:r>
        <w:t xml:space="preserve"> </w:t>
      </w:r>
      <w:r>
        <w:t xml:space="preserve">Information and Management Systems Society (HIMSS) Adoption Model for</w:t>
      </w:r>
      <w:r>
        <w:t xml:space="preserve"> </w:t>
      </w:r>
      <w:r>
        <w:t xml:space="preserve">Analytics Maturity (AMAM)</w:t>
      </w:r>
      <w:del w:id="18" w:author="Samuel T Harrold">
        <w:r>
          <w:delText xml:space="preserve">, 26 at Stage 6 and 13 at Stage 7</w:delText>
        </w:r>
      </w:del>
      <w:r>
        <w:t xml:space="preserve"> </w:t>
      </w:r>
      <w:r>
        <w:t xml:space="preserve">[</w:t>
      </w:r>
      <w:hyperlink w:anchor="ref-himss2024">
        <w:r>
          <w:rPr>
            <w:rStyle w:val="Hyperlink"/>
          </w:rPr>
          <w:t xml:space="preserve">1</w:t>
        </w:r>
      </w:hyperlink>
      <w:ins w:id="9" w:author="Samuel T Harrold">
        <w:r>
          <w:t xml:space="preserve">,</w:t>
        </w:r>
        <w:hyperlink w:anchor="ref-himss2024news">
          <w:r>
            <w:rPr>
              <w:rStyle w:val="Hyperlink"/>
            </w:rPr>
            <w:t xml:space="preserve">2</w:t>
          </w:r>
        </w:hyperlink>
      </w:ins>
      <w:r>
        <w:t xml:space="preserve">]; (2) a</w:t>
      </w:r>
      <w:r>
        <w:t xml:space="preserve"> </w:t>
      </w:r>
      <w:r>
        <w:rPr>
          <w:i/>
          <w:iCs/>
        </w:rPr>
        <w:t xml:space="preserve">Semantic</w:t>
      </w:r>
      <w:r>
        <w:rPr>
          <w:i/>
          <w:iCs/>
        </w:rP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between clinical intent and technical schema implementation</w:t>
      </w:r>
      <w:r>
        <w:t xml:space="preserve"> </w:t>
      </w:r>
      <w:r>
        <w:t xml:space="preserve">[</w:t>
      </w:r>
      <w:hyperlink w:anchor="ref-gal2019">
        <w:r>
          <w:rPr>
            <w:rStyle w:val="Hyperlink"/>
          </w:rPr>
          <w:t xml:space="preserve">3</w:t>
        </w:r>
      </w:hyperlink>
      <w:r>
        <w:t xml:space="preserve">,</w:t>
      </w:r>
      <w:hyperlink w:anchor="ref-zhang2024">
        <w:r>
          <w:rPr>
            <w:rStyle w:val="Hyperlink"/>
          </w:rPr>
          <w:t xml:space="preserve">4</w:t>
        </w:r>
      </w:hyperlink>
      <w:r>
        <w:t xml:space="preserve">]; and (3) a profound crisis of</w:t>
      </w:r>
      <w:r>
        <w:t xml:space="preserve"> </w:t>
      </w:r>
      <w:r>
        <w:rPr>
          <w:i/>
          <w:iCs/>
        </w:rPr>
        <w:t xml:space="preserve">Workforce Instability</w:t>
      </w:r>
      <w:r>
        <w:t xml:space="preserve"> </w:t>
      </w:r>
      <w:r>
        <w:t xml:space="preserve">that creates “Institutional Amnesia”</w:t>
      </w:r>
      <w:r>
        <w:t xml:space="preserve"> </w:t>
      </w:r>
      <w:r>
        <w:t xml:space="preserve">[</w:t>
      </w:r>
      <w:hyperlink w:anchor="ref-hong2025">
        <w:r>
          <w:rPr>
            <w:rStyle w:val="Hyperlink"/>
          </w:rPr>
          <w:t xml:space="preserve">5</w:t>
        </w:r>
      </w:hyperlink>
      <w:r>
        <w:t xml:space="preserve">].</w:t>
      </w:r>
    </w:p>
    <w:p>
      <w:pPr>
        <w:pStyle w:val="BodyText"/>
      </w:pPr>
      <w:r>
        <w:t xml:space="preserve">While technical barriers and maturity models are well-documented, the</w:t>
      </w:r>
      <w:r>
        <w:t xml:space="preserve"> </w:t>
      </w:r>
      <w:r>
        <w:t xml:space="preserve">workforce dimension has shifted from a management concern to an</w:t>
      </w:r>
      <w:r>
        <w:t xml:space="preserve"> </w:t>
      </w:r>
      <w:r>
        <w:t xml:space="preserve">existential threat. Modern longitudinal data on analytics staff is</w:t>
      </w:r>
      <w:r>
        <w:t xml:space="preserve"> </w:t>
      </w:r>
      <w:r>
        <w:t xml:space="preserve">fragmented, but the available signals are alarming. As of 2024, 53% of</w:t>
      </w:r>
      <w:r>
        <w:t xml:space="preserve"> </w:t>
      </w:r>
      <w:r>
        <w:t xml:space="preserve">healthcare chief information officers (CIOs) have held their roles for</w:t>
      </w:r>
      <w:r>
        <w:t xml:space="preserve"> </w:t>
      </w:r>
      <w:r>
        <w:t xml:space="preserve">less than three years [</w:t>
      </w:r>
      <w:hyperlink w:anchor="ref-wittkieffer2024">
        <w:r>
          <w:rPr>
            <w:rStyle w:val="Hyperlink"/>
          </w:rPr>
          <w:t xml:space="preserve">6</w:t>
        </w:r>
      </w:hyperlink>
      <w:r>
        <w:t xml:space="preserve">], creating a</w:t>
      </w:r>
      <w:r>
        <w:t xml:space="preserve"> </w:t>
      </w:r>
      <w:r>
        <w:t xml:space="preserve">strategic vacuum at the top. At the operational level,</w:t>
      </w:r>
      <w:r>
        <w:t xml:space="preserve"> </w:t>
      </w:r>
      <w:del w:id="19" w:author="Samuel T Harrold">
        <w:r>
          <w:delText xml:space="preserve">the situation</w:delText>
        </w:r>
        <w:r>
          <w:delText xml:space="preserve"> </w:delText>
        </w:r>
        <w:r>
          <w:delText xml:space="preserve">is equally precarious: 79% of provider organizations report persistent</w:delText>
        </w:r>
        <w:r>
          <w:delText xml:space="preserve"> </w:delText>
        </w:r>
        <w:r>
          <w:delText xml:space="preserve">shortages in digital health roles</w:delText>
        </w:r>
      </w:del>
      <w:ins w:id="10" w:author="Samuel T Harrold">
        <w:r>
          <w:t xml:space="preserve">global nurse turnover runs at 16% to</w:t>
        </w:r>
        <w:r>
          <w:t xml:space="preserve"> </w:t>
        </w:r>
        <w:r>
          <w:t xml:space="preserve">18% annually</w:t>
        </w:r>
      </w:ins>
      <w:r>
        <w:t xml:space="preserve"> </w:t>
      </w:r>
      <w:r>
        <w:t xml:space="preserve">[</w:t>
      </w:r>
      <w:del w:id="20" w:author="Samuel T Harrold">
        <w:hyperlink w:anchor="ref-himssworkforce2024">
          <w:r>
            <w:rPr>
              <w:rStyle w:val="Hyperlink"/>
            </w:rPr>
            <w:delText xml:space="preserve">6</w:delText>
          </w:r>
        </w:hyperlink>
      </w:del>
      <w:ins w:id="11" w:author="Samuel T Harrold">
        <w:hyperlink w:anchor="ref-ren2024">
          <w:r>
            <w:rPr>
              <w:rStyle w:val="Hyperlink"/>
            </w:rPr>
            <w:t xml:space="preserve">7</w:t>
          </w:r>
        </w:hyperlink>
        <w:r>
          <w:t xml:space="preserve">,</w:t>
        </w:r>
        <w:hyperlink w:anchor="ref-wu2024">
          <w:r>
            <w:rPr>
              <w:rStyle w:val="Hyperlink"/>
            </w:rPr>
            <w:t xml:space="preserve">8</w:t>
          </w:r>
        </w:hyperlink>
      </w:ins>
      <w:r>
        <w:t xml:space="preserve">],</w:t>
      </w:r>
      <w:r>
        <w:t xml:space="preserve"> </w:t>
      </w:r>
      <w:r>
        <w:t xml:space="preserve">and a 2025 study found that 55% of public health informatics</w:t>
      </w:r>
      <w:r>
        <w:t xml:space="preserve"> </w:t>
      </w:r>
      <w:r>
        <w:t xml:space="preserve">specialists intend to leave their positions [</w:t>
      </w:r>
      <w:hyperlink w:anchor="ref-rajamani2025">
        <w:r>
          <w:rPr>
            <w:rStyle w:val="Hyperlink"/>
          </w:rPr>
          <w:t xml:space="preserve">9</w:t>
        </w:r>
      </w:hyperlink>
      <w:r>
        <w:t xml:space="preserve">].</w:t>
      </w:r>
    </w:p>
    <w:p>
      <w:pPr>
        <w:pStyle w:val="BodyText"/>
      </w:pPr>
      <w:r>
        <w:t xml:space="preserve">This turnover creates</w:t>
      </w:r>
      <w:r>
        <w:t xml:space="preserve"> </w:t>
      </w:r>
      <w:del w:id="21" w:author="Samuel T Harrold">
        <w:r>
          <w:delText xml:space="preserve">a phenomenon we define</w:delText>
        </w:r>
      </w:del>
      <w:ins w:id="12" w:author="Samuel T Harrold">
        <w:r>
          <w:t xml:space="preserve">what public</w:t>
        </w:r>
        <w:r>
          <w:t xml:space="preserve"> </w:t>
        </w:r>
        <w:r>
          <w:t xml:space="preserve">administration scholars term</w:t>
        </w:r>
        <w:r>
          <w:t xml:space="preserve"> </w:t>
        </w:r>
        <w:r>
          <w:rPr>
            <w:i/>
            <w:iCs/>
          </w:rPr>
          <w:t xml:space="preserve">institutional amnesia</w:t>
        </w:r>
        <w:r>
          <w:t xml:space="preserve"> </w:t>
        </w:r>
        <w:r>
          <w:t xml:space="preserve">[</w:t>
        </w:r>
        <w:hyperlink w:anchor="ref-pollitt2000">
          <w:r>
            <w:rPr>
              <w:rStyle w:val="Hyperlink"/>
            </w:rPr>
            <w:t xml:space="preserve">10</w:t>
          </w:r>
        </w:hyperlink>
        <w:r>
          <w:t xml:space="preserve">,</w:t>
        </w:r>
        <w:hyperlink w:anchor="ref-stark2019">
          <w:r>
            <w:rPr>
              <w:rStyle w:val="Hyperlink"/>
            </w:rPr>
            <w:t xml:space="preserve">11</w:t>
          </w:r>
        </w:hyperlink>
        <w:r>
          <w:t xml:space="preserve">] and organization</w:t>
        </w:r>
        <w:r>
          <w:t xml:space="preserve"> </w:t>
        </w:r>
        <w:r>
          <w:t xml:space="preserve">science studies</w:t>
        </w:r>
      </w:ins>
      <w:r>
        <w:t xml:space="preserve"> </w:t>
      </w:r>
      <w:r>
        <w:t xml:space="preserve">as</w:t>
      </w:r>
      <w:r>
        <w:t xml:space="preserve"> </w:t>
      </w:r>
      <w:del w:id="22" w:author="Samuel T Harrold">
        <w:r>
          <w:rPr>
            <w:i/>
            <w:iCs/>
          </w:rPr>
          <w:delText xml:space="preserve">Institutional Amnesia</w:delText>
        </w:r>
      </w:del>
      <w:ins w:id="13" w:author="Samuel T Harrold">
        <w:r>
          <w:rPr>
            <w:i/>
            <w:iCs/>
          </w:rPr>
          <w:t xml:space="preserve">organizational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forgetting</w:t>
        </w:r>
      </w:ins>
      <w:ins w:id="14" w:author="Samuel T Harrold">
        <w:r>
          <w:t xml:space="preserve"> </w:t>
        </w:r>
        <w:r>
          <w:t xml:space="preserve">[</w:t>
        </w:r>
        <w:hyperlink w:anchor="ref-deholan2004">
          <w:r>
            <w:rPr>
              <w:rStyle w:val="Hyperlink"/>
            </w:rPr>
            <w:t xml:space="preserve">12</w:t>
          </w:r>
        </w:hyperlink>
        <w:r>
          <w:t xml:space="preserve">,</w:t>
        </w:r>
        <w:hyperlink w:anchor="ref-rao2006">
          <w:r>
            <w:rPr>
              <w:rStyle w:val="Hyperlink"/>
            </w:rPr>
            <w:t xml:space="preserve">13</w:t>
          </w:r>
        </w:hyperlink>
        <w:r>
          <w:t xml:space="preserve">]</w:t>
        </w:r>
      </w:ins>
      <w:r>
        <w:t xml:space="preserve">:</w:t>
      </w:r>
      <w:ins w:id="15" w:author="Samuel T Harrold">
        <w:r>
          <w:t xml:space="preserve"> </w:t>
        </w:r>
        <w:r>
          <w:t xml:space="preserve">in healthcare analytics,</w:t>
        </w:r>
      </w:ins>
      <w:r>
        <w:t xml:space="preserve"> </w:t>
      </w:r>
      <w:r>
        <w:t xml:space="preserve">the systematic erasure of the tacit</w:t>
      </w:r>
      <w:r>
        <w:t xml:space="preserve"> </w:t>
      </w:r>
      <w:r>
        <w:t xml:space="preserve">knowledge required to interpret complex health data. In healthcare,</w:t>
      </w:r>
      <w:r>
        <w:t xml:space="preserve"> </w:t>
      </w:r>
      <w:r>
        <w:t xml:space="preserve">“data” is never raw; it is wrapped in layers of institutional context</w:t>
      </w:r>
      <w:r>
        <w:t xml:space="preserve"> </w:t>
      </w:r>
      <w:r>
        <w:t xml:space="preserve">(billing rules, workflow workarounds, and unwritten exclusions)</w:t>
      </w:r>
      <w:r>
        <w:t xml:space="preserve"> </w:t>
      </w:r>
      <w:r>
        <w:t xml:space="preserve">[</w:t>
      </w:r>
      <w:del w:id="23" w:author="Samuel T Harrold">
        <w:hyperlink w:anchor="ref-american2023">
          <w:r>
            <w:rPr>
              <w:rStyle w:val="Hyperlink"/>
            </w:rPr>
            <w:delText xml:space="preserve">8</w:delText>
          </w:r>
        </w:hyperlink>
      </w:del>
      <w:ins w:id="16" w:author="Samuel T Harrold">
        <w:hyperlink w:anchor="ref-gitelman2013">
          <w:r>
            <w:rPr>
              <w:rStyle w:val="Hyperlink"/>
            </w:rPr>
            <w:t xml:space="preserve">14</w:t>
          </w:r>
        </w:hyperlink>
      </w:ins>
      <w:r>
        <w:t xml:space="preserve">]. When the</w:t>
      </w:r>
      <w:r>
        <w:t xml:space="preserve"> </w:t>
      </w:r>
      <w:r>
        <w:t xml:space="preserve">analyst who knows that “exclusion code 99” actually means “hospice</w:t>
      </w:r>
      <w:r>
        <w:t xml:space="preserve"> </w:t>
      </w:r>
      <w:r>
        <w:t xml:space="preserve">transfer” leaves, that knowledge evaporates. The organization does not</w:t>
      </w:r>
      <w:r>
        <w:t xml:space="preserve"> </w:t>
      </w:r>
      <w:r>
        <w:t xml:space="preserve">just lose an employee; it loses the ability to accurately measure its</w:t>
      </w:r>
      <w:r>
        <w:t xml:space="preserve"> </w:t>
      </w:r>
      <w:r>
        <w:t xml:space="preserve">own performance.</w:t>
      </w:r>
    </w:p>
    <w:p>
      <w:pPr>
        <w:pStyle w:val="BodyText"/>
      </w:pPr>
      <w:r>
        <w:t xml:space="preserve">Current literature approaches these problems in isolation. Analytics</w:t>
      </w:r>
      <w:r>
        <w:t xml:space="preserve"> </w:t>
      </w:r>
      <w:r>
        <w:t xml:space="preserve">maturity models (e.g., HIMSS AMAM) assume a stable workforce capable of</w:t>
      </w:r>
      <w:r>
        <w:t xml:space="preserve"> </w:t>
      </w:r>
      <w:r>
        <w:t xml:space="preserve">linear progression [</w:t>
      </w:r>
      <w:hyperlink w:anchor="ref-himss2024">
        <w:r>
          <w:rPr>
            <w:rStyle w:val="Hyperlink"/>
          </w:rPr>
          <w:t xml:space="preserve">1</w:t>
        </w:r>
      </w:hyperlink>
      <w:del w:id="24" w:author="Samuel T Harrold">
        <w:r>
          <w:delText xml:space="preserve">,</w:delText>
        </w:r>
        <w:hyperlink w:anchor="ref-wang2018">
          <w:r>
            <w:rPr>
              <w:rStyle w:val="Hyperlink"/>
            </w:rPr>
            <w:delText xml:space="preserve">9</w:delText>
          </w:r>
        </w:hyperlink>
      </w:del>
      <w:r>
        <w:t xml:space="preserve">].</w:t>
      </w:r>
      <w:r>
        <w:t xml:space="preserve"> </w:t>
      </w:r>
      <w:r>
        <w:t xml:space="preserve">Technical solutions (e.g., natural language to SQL, or NL2SQL) assume a</w:t>
      </w:r>
      <w:r>
        <w:t xml:space="preserve"> </w:t>
      </w:r>
      <w:r>
        <w:t xml:space="preserve">stable schema and clear intent [</w:t>
      </w:r>
      <w:hyperlink w:anchor="ref-wang2020">
        <w:r>
          <w:rPr>
            <w:rStyle w:val="Hyperlink"/>
          </w:rPr>
          <w:t xml:space="preserve">15</w:t>
        </w:r>
      </w:hyperlink>
      <w:r>
        <w:t xml:space="preserve">]. Neither</w:t>
      </w:r>
      <w:r>
        <w:t xml:space="preserve"> </w:t>
      </w:r>
      <w:r>
        <w:t xml:space="preserve">accounts for the reality of the “Great Resignation,” where the rate of</w:t>
      </w:r>
      <w:r>
        <w:t xml:space="preserve"> </w:t>
      </w:r>
      <w:r>
        <w:t xml:space="preserve">knowledge loss</w:t>
      </w:r>
      <w:del w:id="25" w:author="Samuel T Harrold">
        <w:r>
          <w:delText xml:space="preserve"> </w:delText>
        </w:r>
        <w:r>
          <w:delText xml:space="preserve">(“organizational forgetting”)</w:delText>
        </w:r>
      </w:del>
      <w:r>
        <w:t xml:space="preserve"> </w:t>
      </w:r>
      <w:r>
        <w:t xml:space="preserve">often exceeds the</w:t>
      </w:r>
      <w:r>
        <w:t xml:space="preserve"> </w:t>
      </w:r>
      <w:r>
        <w:t xml:space="preserve">rate of knowledge capture [</w:t>
      </w:r>
      <w:hyperlink w:anchor="ref-rao2006">
        <w:r>
          <w:rPr>
            <w:rStyle w:val="Hyperlink"/>
          </w:rPr>
          <w:t xml:space="preserve">13</w:t>
        </w:r>
      </w:hyperlink>
      <w:r>
        <w:t xml:space="preserve">].</w:t>
      </w:r>
    </w:p>
    <w:p>
      <w:pPr>
        <w:pStyle w:val="BodyText"/>
      </w:pPr>
      <w:r>
        <w:t xml:space="preserve">Traditional knowledge management strategies (wikis, data dictionaries,</w:t>
      </w:r>
      <w:r>
        <w:t xml:space="preserve"> </w:t>
      </w:r>
      <w:r>
        <w:t xml:space="preserve">and documentation) have failed because they are</w:t>
      </w:r>
      <w:r>
        <w:t xml:space="preserve"> </w:t>
      </w:r>
      <w:r>
        <w:rPr>
          <w:i/>
          <w:iCs/>
        </w:rPr>
        <w:t xml:space="preserve">passive</w:t>
      </w:r>
      <w:r>
        <w:t xml:space="preserve"> </w:t>
      </w:r>
      <w:r>
        <w:t xml:space="preserve">[</w:t>
      </w:r>
      <w:hyperlink w:anchor="ref-mayo2016">
        <w:r>
          <w:rPr>
            <w:rStyle w:val="Hyperlink"/>
          </w:rPr>
          <w:t xml:space="preserve">16</w:t>
        </w:r>
      </w:hyperlink>
      <w:r>
        <w:t xml:space="preserve">]. They require overworked staff to stop working</w:t>
      </w:r>
      <w:r>
        <w:t xml:space="preserve"> </w:t>
      </w:r>
      <w:r>
        <w:t xml:space="preserve">and write down what they know. In a high-burnout environment, this</w:t>
      </w:r>
      <w:r>
        <w:t xml:space="preserve"> </w:t>
      </w:r>
      <w:r>
        <w:t xml:space="preserve">documentation is the first casualty. As a result, healthcare systems</w:t>
      </w:r>
      <w:r>
        <w:t xml:space="preserve"> </w:t>
      </w:r>
      <w:r>
        <w:t xml:space="preserve">are trapped in a Sisyphus-like cycle: hiring new analysts who spend</w:t>
      </w:r>
      <w:r>
        <w:t xml:space="preserve"> </w:t>
      </w:r>
      <w:r>
        <w:t xml:space="preserve">their limited tenure relearning the same institutional secrets, only to</w:t>
      </w:r>
      <w:r>
        <w:t xml:space="preserve"> </w:t>
      </w:r>
      <w:r>
        <w:t xml:space="preserve">leave just as they become productive</w:t>
      </w:r>
      <w:r>
        <w:t xml:space="preserve"> </w:t>
      </w:r>
      <w:r>
        <w:t xml:space="preserve">[</w:t>
      </w:r>
      <w:hyperlink w:anchor="ref-ledikwe2013">
        <w:r>
          <w:rPr>
            <w:rStyle w:val="Hyperlink"/>
          </w:rPr>
          <w:t xml:space="preserve">17</w:t>
        </w:r>
      </w:hyperlink>
      <w:r>
        <w:t xml:space="preserve">,</w:t>
      </w:r>
      <w:hyperlink w:anchor="ref-mantas2010">
        <w:r>
          <w:rPr>
            <w:rStyle w:val="Hyperlink"/>
          </w:rPr>
          <w:t xml:space="preserve">18</w:t>
        </w:r>
      </w:hyperlink>
      <w:r>
        <w:t xml:space="preserve">]. A foundational 2004</w:t>
      </w:r>
      <w:r>
        <w:t xml:space="preserve"> </w:t>
      </w:r>
      <w:r>
        <w:t xml:space="preserve">study established that</w:t>
      </w:r>
      <w:r>
        <w:t xml:space="preserve"> </w:t>
      </w:r>
      <w:del w:id="26" w:author="Samuel T Harrold">
        <w:r>
          <w:delText xml:space="preserve">healthcare</w:delText>
        </w:r>
      </w:del>
      <w:ins w:id="17" w:author="Samuel T Harrold">
        <w:r>
          <w:t xml:space="preserve">technical</w:t>
        </w:r>
      </w:ins>
      <w:r>
        <w:t xml:space="preserve"> </w:t>
      </w:r>
      <w:r>
        <w:t xml:space="preserve">IT staff</w:t>
      </w:r>
      <w:ins w:id="18" w:author="Samuel T Harrold">
        <w:r>
          <w:t xml:space="preserve"> </w:t>
        </w:r>
        <w:r>
          <w:t xml:space="preserve">in</w:t>
        </w:r>
        <w:r>
          <w:t xml:space="preserve"> </w:t>
        </w:r>
        <w:r>
          <w:t xml:space="preserve">organizations where IT is a support function, as in healthcare</w:t>
        </w:r>
        <w:r>
          <w:t xml:space="preserve"> </w:t>
        </w:r>
        <w:r>
          <w:t xml:space="preserve">delivery,</w:t>
        </w:r>
      </w:ins>
      <w:r>
        <w:t xml:space="preserve"> </w:t>
      </w:r>
      <w:r>
        <w:t xml:space="preserve">had the lowest expected tenure</w:t>
      </w:r>
      <w:r>
        <w:t xml:space="preserve"> </w:t>
      </w:r>
      <w:del w:id="27" w:author="Samuel T Harrold">
        <w:r>
          <w:delText xml:space="preserve">among all IT sectors</w:delText>
        </w:r>
      </w:del>
      <w:ins w:id="19" w:author="Samuel T Harrold">
        <w:r>
          <w:t xml:space="preserve">of</w:t>
        </w:r>
        <w:r>
          <w:t xml:space="preserve"> </w:t>
        </w:r>
        <w:r>
          <w:t xml:space="preserve">any organizational category</w:t>
        </w:r>
      </w:ins>
      <w:r>
        <w:t xml:space="preserve"> </w:t>
      </w:r>
      <w:r>
        <w:t xml:space="preserve">at just 2.9 years</w:t>
      </w:r>
      <w:r>
        <w:t xml:space="preserve"> </w:t>
      </w:r>
      <w:r>
        <w:t xml:space="preserve">[</w:t>
      </w:r>
      <w:hyperlink w:anchor="ref-ang2004">
        <w:r>
          <w:rPr>
            <w:rStyle w:val="Hyperlink"/>
          </w:rPr>
          <w:t xml:space="preserve">19</w:t>
        </w:r>
      </w:hyperlink>
      <w:r>
        <w:t xml:space="preserve">]. That this two-decade-old study remains a key</w:t>
      </w:r>
      <w:r>
        <w:t xml:space="preserve"> </w:t>
      </w:r>
      <w:r>
        <w:t xml:space="preserve">benchmark is itself evidence of the crisis: the industry lacks the</w:t>
      </w:r>
      <w:r>
        <w:t xml:space="preserve"> </w:t>
      </w:r>
      <w:r>
        <w:t xml:space="preserve">stability to track its own attrition. Contemporary</w:t>
      </w:r>
      <w:r>
        <w:t xml:space="preserve"> </w:t>
      </w:r>
      <w:del w:id="28" w:author="Samuel T Harrold">
        <w:r>
          <w:delText xml:space="preserve">signals</w:delText>
        </w:r>
      </w:del>
      <w:ins w:id="20" w:author="Samuel T Harrold">
        <w:r>
          <w:t xml:space="preserve">signals,</w:t>
        </w:r>
        <w:r>
          <w:t xml:space="preserve"> </w:t>
        </w:r>
        <w:r>
          <w:t xml:space="preserve">detailed below,</w:t>
        </w:r>
      </w:ins>
      <w:r>
        <w:t xml:space="preserve"> </w:t>
      </w:r>
      <w:r>
        <w:t xml:space="preserve">suggest the situation has</w:t>
      </w:r>
      <w:r>
        <w:t xml:space="preserve"> </w:t>
      </w:r>
      <w:del w:id="29" w:author="Samuel T Harrold">
        <w:r>
          <w:delText xml:space="preserve">worsened, as detailed</w:delText>
        </w:r>
        <w:r>
          <w:delText xml:space="preserve"> </w:delText>
        </w:r>
        <w:r>
          <w:delText xml:space="preserve">in the following section.</w:delText>
        </w:r>
      </w:del>
      <w:ins w:id="21" w:author="Samuel T Harrold">
        <w:r>
          <w:t xml:space="preserve">worsened.</w:t>
        </w:r>
      </w:ins>
    </w:p>
    <w:p>
      <w:pPr>
        <w:pStyle w:val="BodyText"/>
      </w:pPr>
      <w:r>
        <w:t xml:space="preserve">This viewpoint article addresses a critical socio-technical gap:</w:t>
      </w:r>
      <w:r>
        <w:t xml:space="preserve"> </w:t>
      </w:r>
      <w:r>
        <w:rPr>
          <w:i/>
          <w:iCs/>
        </w:rPr>
        <w:t xml:space="preserve">How</w:t>
      </w:r>
      <w:r>
        <w:rPr>
          <w:i/>
          <w:iCs/>
        </w:rPr>
        <w:t xml:space="preserve"> </w:t>
      </w:r>
      <w:r>
        <w:rPr>
          <w:i/>
          <w:iCs/>
        </w:rPr>
        <w:t xml:space="preserve">can health systems maintain analytics maturity when workforce turnover</w:t>
      </w:r>
      <w:r>
        <w:rPr>
          <w:i/>
          <w:iCs/>
        </w:rPr>
        <w:t xml:space="preserve"> </w:t>
      </w:r>
      <w:r>
        <w:rPr>
          <w:i/>
          <w:iCs/>
        </w:rPr>
        <w:t xml:space="preserve">exceeds the speed of documentation?</w:t>
      </w:r>
    </w:p>
    <w:p>
      <w:pPr>
        <w:pStyle w:val="BodyText"/>
      </w:pPr>
      <w:r>
        <w:t xml:space="preserve">As a Viewpoint, this paper deliberately advances a prescriptive</w:t>
      </w:r>
      <w:r>
        <w:t xml:space="preserve"> </w:t>
      </w:r>
      <w:r>
        <w:t xml:space="preserve">position: that healthcare organizations should shift from passive</w:t>
      </w:r>
      <w:r>
        <w:t xml:space="preserve"> </w:t>
      </w:r>
      <w:r>
        <w:t xml:space="preserve">knowledge management to active, artifact-based governance. The analysis</w:t>
      </w:r>
      <w:r>
        <w:t xml:space="preserve"> </w:t>
      </w:r>
      <w:r>
        <w:t xml:space="preserve">below is grounded in descriptive evidence of why current approaches</w:t>
      </w:r>
      <w:r>
        <w:t xml:space="preserve"> </w:t>
      </w:r>
      <w:r>
        <w:t xml:space="preserve">fail, but the architectural recommendations are intentionally directive.</w:t>
      </w:r>
    </w:p>
    <w:p>
      <w:pPr>
        <w:pStyle w:val="BodyText"/>
      </w:pPr>
      <w:r>
        <w:t xml:space="preserve">We propose that the solution lies not in better documentation, but in a</w:t>
      </w:r>
      <w:r>
        <w:t xml:space="preserve"> </w:t>
      </w:r>
      <w:r>
        <w:t xml:space="preserve">fundamental architectural shift: moving from</w:t>
      </w:r>
      <w:r>
        <w:t xml:space="preserve"> </w:t>
      </w:r>
      <w:r>
        <w:rPr>
          <w:i/>
          <w:iCs/>
        </w:rPr>
        <w:t xml:space="preserve">passive</w:t>
      </w:r>
      <w:r>
        <w:t xml:space="preserve"> </w:t>
      </w:r>
      <w:r>
        <w:t xml:space="preserve">knowledge</w:t>
      </w:r>
      <w:r>
        <w:t xml:space="preserve"> </w:t>
      </w:r>
      <w:r>
        <w:t xml:space="preserve">management to</w:t>
      </w:r>
      <w:r>
        <w:t xml:space="preserve"> </w:t>
      </w:r>
      <w:r>
        <w:rPr>
          <w:i/>
          <w:iCs/>
        </w:rPr>
        <w:t xml:space="preserve">Human-in-the-Loop Knowledge Governance (HITL-KG)</w:t>
      </w:r>
      <w:r>
        <w:t xml:space="preserve">.</w:t>
      </w:r>
    </w:p>
    <w:bookmarkEnd w:id="9"/>
    <w:bookmarkStart w:id="12" w:name="Xd1e5d85c386cb0a54481a328e393ff51b6e18a9"/>
    <w:p>
      <w:pPr>
        <w:pStyle w:val="Heading1"/>
      </w:pPr>
      <w:r>
        <w:t xml:space="preserve">Theoretical Grounding: SECI and the Unstable Workforce</w:t>
      </w:r>
    </w:p>
    <w:p>
      <w:pPr>
        <w:pStyle w:val="FirstParagraph"/>
      </w:pPr>
      <w:r>
        <w:t xml:space="preserve">We ground our analysis in Nonaka’s SECI model of knowledge creation</w:t>
      </w:r>
      <w:r>
        <w:t xml:space="preserve"> </w:t>
      </w:r>
      <w:r>
        <w:t xml:space="preserve">[</w:t>
      </w:r>
      <w:hyperlink w:anchor="ref-farnese2019">
        <w:r>
          <w:rPr>
            <w:rStyle w:val="Hyperlink"/>
          </w:rPr>
          <w:t xml:space="preserve">20</w:t>
        </w:r>
      </w:hyperlink>
      <w:r>
        <w:t xml:space="preserve">], informed by a narrative review of the</w:t>
      </w:r>
      <w:r>
        <w:t xml:space="preserve"> </w:t>
      </w:r>
      <w:r>
        <w:t xml:space="preserve">literature across healthcare analytics maturity, workforce turnover</w:t>
      </w:r>
      <w:r>
        <w:t xml:space="preserve"> </w:t>
      </w:r>
      <w:r>
        <w:t xml:space="preserve">dynamics, and natural language processing, with grey literature</w:t>
      </w:r>
      <w:r>
        <w:t xml:space="preserve"> </w:t>
      </w:r>
      <w:r>
        <w:t xml:space="preserve">assessed using the AACODS (Authority, Accuracy, Coverage, Objectivity,</w:t>
      </w:r>
      <w:r>
        <w:t xml:space="preserve"> </w:t>
      </w:r>
      <w:r>
        <w:t xml:space="preserve">Date, Significance) checklist [</w:t>
      </w:r>
      <w:hyperlink w:anchor="ref-tyndall2010">
        <w:r>
          <w:rPr>
            <w:rStyle w:val="Hyperlink"/>
          </w:rPr>
          <w:t xml:space="preserve">21</w:t>
        </w:r>
      </w:hyperlink>
      <w:r>
        <w:t xml:space="preserve">]. Grey</w:t>
      </w:r>
      <w:r>
        <w:t xml:space="preserve"> </w:t>
      </w:r>
      <w:r>
        <w:t xml:space="preserve">literature</w:t>
      </w:r>
      <w:r>
        <w:t xml:space="preserve"> </w:t>
      </w:r>
      <w:del w:id="30" w:author="Samuel T Harrold">
        <w:r>
          <w:delText xml:space="preserve">sources were</w:delText>
        </w:r>
      </w:del>
      <w:ins w:id="22" w:author="Samuel T Harrold">
        <w:r>
          <w:t xml:space="preserve">was</w:t>
        </w:r>
      </w:ins>
      <w:r>
        <w:t xml:space="preserve"> </w:t>
      </w:r>
      <w:r>
        <w:t xml:space="preserve">retained only when no peer-reviewed</w:t>
      </w:r>
      <w:r>
        <w:t xml:space="preserve"> </w:t>
      </w:r>
      <w:r>
        <w:t xml:space="preserve">equivalent</w:t>
      </w:r>
      <w:r>
        <w:t xml:space="preserve"> </w:t>
      </w:r>
      <w:del w:id="31" w:author="Samuel T Harrold">
        <w:r>
          <w:delText xml:space="preserve">was available</w:delText>
        </w:r>
      </w:del>
      <w:ins w:id="23" w:author="Samuel T Harrold">
        <w:r>
          <w:t xml:space="preserve">existed</w:t>
        </w:r>
      </w:ins>
      <w:r>
        <w:t xml:space="preserve"> </w:t>
      </w:r>
      <w:r>
        <w:t xml:space="preserve">or when</w:t>
      </w:r>
      <w:r>
        <w:t xml:space="preserve"> </w:t>
      </w:r>
      <w:del w:id="32" w:author="Samuel T Harrold">
        <w:r>
          <w:delText xml:space="preserve">the source</w:delText>
        </w:r>
      </w:del>
      <w:ins w:id="24" w:author="Samuel T Harrold">
        <w:r>
          <w:t xml:space="preserve">it</w:t>
        </w:r>
      </w:ins>
      <w:r>
        <w:t xml:space="preserve"> </w:t>
      </w:r>
      <w:r>
        <w:t xml:space="preserve">provided unique industry</w:t>
      </w:r>
      <w:r>
        <w:t xml:space="preserve"> </w:t>
      </w:r>
      <w:del w:id="33" w:author="Samuel T Harrold">
        <w:r>
          <w:delText xml:space="preserve">data not captured in academic</w:delText>
        </w:r>
        <w:r>
          <w:delText xml:space="preserve"> </w:delText>
        </w:r>
        <w:r>
          <w:delText xml:space="preserve">literature.</w:delText>
        </w:r>
      </w:del>
      <w:ins w:id="25" w:author="Samuel T Harrold">
        <w:r>
          <w:t xml:space="preserve">data.</w:t>
        </w:r>
      </w:ins>
      <w:r>
        <w:t xml:space="preserve"> </w:t>
      </w:r>
      <w:r>
        <w:t xml:space="preserve">The SECI model describes organizational knowledge</w:t>
      </w:r>
      <w:r>
        <w:t xml:space="preserve"> </w:t>
      </w:r>
      <w:r>
        <w:t xml:space="preserve">as emerging through a continuous cycle of four conversion modes: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Socialization</w:t>
      </w:r>
      <w:r>
        <w:t xml:space="preserve"> </w:t>
      </w:r>
      <w:r>
        <w:t xml:space="preserve">(tacit to tacit): Knowledge transfers through</w:t>
      </w:r>
      <w:r>
        <w:t xml:space="preserve"> </w:t>
      </w:r>
      <w:r>
        <w:t xml:space="preserve">shared experience and co-located practice, as when a senior analyst</w:t>
      </w:r>
      <w:r>
        <w:t xml:space="preserve"> </w:t>
      </w:r>
      <w:r>
        <w:t xml:space="preserve">teaches a junior colleague the unwritten rules of a clinical dataset.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Externalization</w:t>
      </w:r>
      <w:r>
        <w:t xml:space="preserve"> </w:t>
      </w:r>
      <w:r>
        <w:t xml:space="preserve">(tacit to explicit): Individuals articulate tacit</w:t>
      </w:r>
      <w:r>
        <w:t xml:space="preserve"> </w:t>
      </w:r>
      <w:r>
        <w:t xml:space="preserve">know-how into explicit forms such as documents or coded artifacts, as</w:t>
      </w:r>
      <w:r>
        <w:t xml:space="preserve"> </w:t>
      </w:r>
      <w:r>
        <w:t xml:space="preserve">when an analyst records why a specific exclusion code maps to hospice</w:t>
      </w:r>
      <w:r>
        <w:t xml:space="preserve"> </w:t>
      </w:r>
      <w:r>
        <w:t xml:space="preserve">transfers.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Combination</w:t>
      </w:r>
      <w:r>
        <w:t xml:space="preserve"> </w:t>
      </w:r>
      <w:r>
        <w:t xml:space="preserve">(explicit to explicit): Separately documented</w:t>
      </w:r>
      <w:r>
        <w:t xml:space="preserve"> </w:t>
      </w:r>
      <w:r>
        <w:t xml:space="preserve">knowledge is integrated and systematized into broader structures, as</w:t>
      </w:r>
      <w:r>
        <w:t xml:space="preserve"> </w:t>
      </w:r>
      <w:r>
        <w:t xml:space="preserve">when data dictionary entries are consolidated into a governed analytics</w:t>
      </w:r>
      <w:r>
        <w:t xml:space="preserve"> </w:t>
      </w:r>
      <w:r>
        <w:t xml:space="preserve">catalog.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Internalization</w:t>
      </w:r>
      <w:r>
        <w:t xml:space="preserve"> </w:t>
      </w:r>
      <w:r>
        <w:t xml:space="preserve">(explicit to tacit): Individuals learn from</w:t>
      </w:r>
      <w:r>
        <w:t xml:space="preserve"> </w:t>
      </w:r>
      <w:r>
        <w:t xml:space="preserve">documented knowledge and convert it into personal expertise through</w:t>
      </w:r>
      <w:r>
        <w:t xml:space="preserve"> </w:t>
      </w:r>
      <w:r>
        <w:t xml:space="preserve">practice, as when a new analyst studies validated query libraries.</w:t>
      </w:r>
    </w:p>
    <w:p>
      <w:pPr>
        <w:pStyle w:val="FirstParagraph"/>
      </w:pPr>
      <w:r>
        <w:t xml:space="preserve">In a healthy organization, these four modes form a self-reinforcing</w:t>
      </w:r>
      <w:r>
        <w:t xml:space="preserve"> </w:t>
      </w:r>
      <w:r>
        <w:t xml:space="preserve">spiral: tacit insights become documented, documentation becomes</w:t>
      </w:r>
      <w:r>
        <w:t xml:space="preserve"> </w:t>
      </w:r>
      <w:r>
        <w:t xml:space="preserve">systematized, and systematized knowledge is internalized by new members</w:t>
      </w:r>
      <w:r>
        <w:t xml:space="preserve"> </w:t>
      </w:r>
      <w:r>
        <w:t xml:space="preserve">who then generate fresh tacit insights [</w:t>
      </w:r>
      <w:hyperlink w:anchor="ref-farnese2019">
        <w:r>
          <w:rPr>
            <w:rStyle w:val="Hyperlink"/>
          </w:rPr>
          <w:t xml:space="preserve">20</w:t>
        </w:r>
      </w:hyperlink>
      <w:r>
        <w:t xml:space="preserve">]. When</w:t>
      </w:r>
      <w:r>
        <w:t xml:space="preserve"> </w:t>
      </w:r>
      <w:r>
        <w:t xml:space="preserve">any mode breaks down, the spiral stalls. In healthcare analytics, the</w:t>
      </w:r>
      <w:r>
        <w:t xml:space="preserve"> </w:t>
      </w:r>
      <w:r>
        <w:t xml:space="preserve">breakdown is at the very first stage.</w:t>
      </w:r>
    </w:p>
    <w:p>
      <w:pPr>
        <w:pStyle w:val="BodyText"/>
      </w:pPr>
      <w:r>
        <w:t xml:space="preserve">The three-pillar structure aligns with established models across</w:t>
      </w:r>
      <w:r>
        <w:t xml:space="preserve"> </w:t>
      </w:r>
      <w:r>
        <w:t xml:space="preserve">healthcare informatics and knowledge management (Table 1):</w:t>
      </w:r>
    </w:p>
    <w:p>
      <w:pPr>
        <w:pStyle w:val="BodyText"/>
      </w:pPr>
      <w:ins w:id="26" w:author="Samuel T Harrold">
        <w:r>
          <w:t xml:space="preserve">Table 1.</w:t>
        </w:r>
        <w:r>
          <w:t xml:space="preserve"> </w:t>
        </w:r>
      </w:ins>
      <w:r>
        <w:t xml:space="preserve">Framework alignment with established models.</w:t>
      </w:r>
    </w:p>
    <w:p>
      <w:pPr>
        <w:pStyle w:val="BodyText"/>
      </w:pPr>
      <w:r>
        <w:t xml:space="preserve">Pillar</w:t>
      </w:r>
    </w:p>
    <w:p>
      <w:pPr>
        <w:pStyle w:val="BodyText"/>
      </w:pPr>
      <w:r>
        <w:t xml:space="preserve">HIMSS AMAM Alignment</w:t>
      </w:r>
    </w:p>
    <w:p>
      <w:pPr>
        <w:pStyle w:val="BodyText"/>
      </w:pPr>
      <w:r>
        <w:t xml:space="preserve">DIKW Hierarchy</w:t>
      </w:r>
    </w:p>
    <w:p>
      <w:pPr>
        <w:pStyle w:val="BodyText"/>
      </w:pPr>
      <w:r>
        <w:t xml:space="preserve">Knowledge Management</w:t>
      </w:r>
    </w:p>
    <w:p>
      <w:pPr>
        <w:pStyle w:val="BodyText"/>
      </w:pPr>
      <w:r>
        <w:t xml:space="preserve">Analytics Maturity</w:t>
      </w:r>
    </w:p>
    <w:p>
      <w:pPr>
        <w:pStyle w:val="BodyText"/>
      </w:pPr>
      <w:r>
        <w:t xml:space="preserve">Stages 0-7 progression</w:t>
      </w:r>
    </w:p>
    <w:p>
      <w:pPr>
        <w:pStyle w:val="BodyText"/>
      </w:pPr>
      <w:r>
        <w:t xml:space="preserve">Data → Information</w:t>
      </w:r>
    </w:p>
    <w:p>
      <w:pPr>
        <w:pStyle w:val="BodyText"/>
      </w:pPr>
      <w:r>
        <w:t xml:space="preserve">Organizational Learning</w:t>
      </w:r>
    </w:p>
    <w:p>
      <w:pPr>
        <w:pStyle w:val="BodyText"/>
      </w:pPr>
      <w:r>
        <w:t xml:space="preserve">Workforce Agility</w:t>
      </w:r>
    </w:p>
    <w:p>
      <w:pPr>
        <w:pStyle w:val="BodyText"/>
      </w:pPr>
      <w:r>
        <w:t xml:space="preserve">Implicit in advanced stages</w:t>
      </w:r>
    </w:p>
    <w:p>
      <w:pPr>
        <w:pStyle w:val="BodyText"/>
      </w:pPr>
      <w:r>
        <w:t xml:space="preserve">Knowledge (tacit) → Wisdom</w:t>
      </w:r>
    </w:p>
    <w:p>
      <w:pPr>
        <w:pStyle w:val="BodyText"/>
      </w:pPr>
      <w:r>
        <w:t xml:space="preserve">Tacit Knowledge Transfer</w:t>
      </w:r>
    </w:p>
    <w:p>
      <w:pPr>
        <w:pStyle w:val="BodyText"/>
      </w:pPr>
      <w:r>
        <w:t xml:space="preserve">Technical Enablement</w:t>
      </w:r>
    </w:p>
    <w:p>
      <w:pPr>
        <w:pStyle w:val="BodyText"/>
      </w:pPr>
      <w:r>
        <w:t xml:space="preserve">Stages 6-7 requirements</w:t>
      </w:r>
    </w:p>
    <w:p>
      <w:pPr>
        <w:pStyle w:val="BodyText"/>
      </w:pPr>
      <w:r>
        <w:t xml:space="preserve">Information → Knowledge</w:t>
      </w:r>
    </w:p>
    <w:p>
      <w:pPr>
        <w:pStyle w:val="BodyText"/>
      </w:pPr>
      <w:r>
        <w:t xml:space="preserve">Knowledge Codification</w:t>
      </w:r>
    </w:p>
    <w:p>
      <w:pPr>
        <w:pStyle w:val="BodyText"/>
      </w:pPr>
      <w:r>
        <w:t xml:space="preserve">HIMSS AMAM provides organizational benchmarks but does not address</w:t>
      </w:r>
      <w:r>
        <w:t xml:space="preserve"> </w:t>
      </w:r>
      <w:r>
        <w:t xml:space="preserve">workforce knowledge retention. The Data, Information, Knowledge, Wisdom</w:t>
      </w:r>
      <w:r>
        <w:t xml:space="preserve"> </w:t>
      </w:r>
      <w:r>
        <w:t xml:space="preserve">(DIKW) hierarchy explains progression from raw data to actionable</w:t>
      </w:r>
      <w:r>
        <w:t xml:space="preserve"> </w:t>
      </w:r>
      <w:r>
        <w:t xml:space="preserve">insight but does not account for institutional memory loss. The</w:t>
      </w:r>
      <w:r>
        <w:t xml:space="preserve"> </w:t>
      </w:r>
      <w:r>
        <w:t xml:space="preserve">three-pillar framework synthesizes these perspectives, positioning</w:t>
      </w:r>
      <w:r>
        <w:t xml:space="preserve"> </w:t>
      </w:r>
      <w:r>
        <w:t xml:space="preserve">workforce dynamics as the critical enabler connecting data access</w:t>
      </w:r>
      <w:r>
        <w:t xml:space="preserve"> </w:t>
      </w:r>
      <w:r>
        <w:t xml:space="preserve">(analytics maturity) with organizational wisdom (knowledge</w:t>
      </w:r>
      <w:r>
        <w:t xml:space="preserve"> </w:t>
      </w:r>
      <w:r>
        <w:t xml:space="preserve">preservation) [</w:t>
      </w:r>
      <w:hyperlink w:anchor="ref-rao2006">
        <w:r>
          <w:rPr>
            <w:rStyle w:val="Hyperlink"/>
          </w:rPr>
          <w:t xml:space="preserve">13</w:t>
        </w:r>
      </w:hyperlink>
      <w:r>
        <w:t xml:space="preserve">,</w:t>
      </w:r>
      <w:hyperlink w:anchor="ref-farnese2019">
        <w:r>
          <w:rPr>
            <w:rStyle w:val="Hyperlink"/>
          </w:rPr>
          <w:t xml:space="preserve">20</w:t>
        </w:r>
      </w:hyperlink>
      <w:r>
        <w:t xml:space="preserve">].</w:t>
      </w:r>
    </w:p>
    <w:bookmarkStart w:id="10" w:name="the-broken-cycle-socialization-failure"/>
    <w:p>
      <w:pPr>
        <w:pStyle w:val="Heading2"/>
      </w:pPr>
      <w:r>
        <w:t xml:space="preserve">The Broken Cycle: Socialization Failure</w:t>
      </w:r>
    </w:p>
    <w:p>
      <w:pPr>
        <w:pStyle w:val="FirstParagraph"/>
      </w:pPr>
      <w:r>
        <w:t xml:space="preserve">In Nonaka’s model,</w:t>
      </w:r>
      <w:r>
        <w:t xml:space="preserve"> </w:t>
      </w:r>
      <w:r>
        <w:rPr>
          <w:i/>
          <w:iCs/>
        </w:rPr>
        <w:t xml:space="preserve">Socialization</w:t>
      </w:r>
      <w:r>
        <w:t xml:space="preserve"> </w:t>
      </w:r>
      <w:r>
        <w:t xml:space="preserve">is the foundational conversion mode:</w:t>
      </w:r>
      <w:r>
        <w:t xml:space="preserve"> </w:t>
      </w:r>
      <w:r>
        <w:t xml:space="preserve">the primary channel through which newcomers absorb tacit context that</w:t>
      </w:r>
      <w:r>
        <w:t xml:space="preserve"> </w:t>
      </w:r>
      <w:r>
        <w:t xml:space="preserve">formal training cannot convey [</w:t>
      </w:r>
      <w:hyperlink w:anchor="ref-farnese2019">
        <w:r>
          <w:rPr>
            <w:rStyle w:val="Hyperlink"/>
          </w:rPr>
          <w:t xml:space="preserve">20</w:t>
        </w:r>
      </w:hyperlink>
      <w:r>
        <w:t xml:space="preserve">]. Socialization</w:t>
      </w:r>
      <w:r>
        <w:t xml:space="preserve"> </w:t>
      </w:r>
      <w:r>
        <w:t xml:space="preserve">depends on two preconditions: sustained interaction and sufficient</w:t>
      </w:r>
      <w:r>
        <w:t xml:space="preserve"> </w:t>
      </w:r>
      <w:r>
        <w:t xml:space="preserve">temporal overlap between knowledge holders and receivers</w:t>
      </w:r>
      <w:r>
        <w:t xml:space="preserve"> </w:t>
      </w:r>
      <w:r>
        <w:t xml:space="preserve">[</w:t>
      </w:r>
      <w:hyperlink w:anchor="ref-foos2006">
        <w:r>
          <w:rPr>
            <w:rStyle w:val="Hyperlink"/>
          </w:rPr>
          <w:t xml:space="preserve">22</w:t>
        </w:r>
      </w:hyperlink>
      <w:r>
        <w:t xml:space="preserve">]. It is, in effect, an apprenticeship model</w:t>
      </w:r>
      <w:r>
        <w:t xml:space="preserve"> </w:t>
      </w:r>
      <w:r>
        <w:t xml:space="preserve">requiring years of shared practice.</w:t>
      </w:r>
    </w:p>
    <w:p>
      <w:pPr>
        <w:pStyle w:val="BodyText"/>
      </w:pPr>
      <w:r>
        <w:t xml:space="preserve">In the current healthcare environment, this mechanism has collapsed.</w:t>
      </w:r>
      <w:r>
        <w:t xml:space="preserve"> </w:t>
      </w:r>
      <w:r>
        <w:t xml:space="preserve">The leadership and operational turnover documented above reveals an</w:t>
      </w:r>
      <w:r>
        <w:t xml:space="preserve"> </w:t>
      </w:r>
      <w:r>
        <w:t xml:space="preserve">“apprenticeship window” shorter than the knowledge transfer cycle it</w:t>
      </w:r>
      <w:r>
        <w:t xml:space="preserve"> </w:t>
      </w:r>
      <w:r>
        <w:t xml:space="preserve">must support: 30% of new employees depart within their first year</w:t>
      </w:r>
      <w:r>
        <w:t xml:space="preserve"> </w:t>
      </w:r>
      <w:r>
        <w:t xml:space="preserve">[</w:t>
      </w:r>
      <w:hyperlink w:anchor="ref-nsi2025">
        <w:r>
          <w:rPr>
            <w:rStyle w:val="Hyperlink"/>
          </w:rPr>
          <w:t xml:space="preserve">23</w:t>
        </w:r>
      </w:hyperlink>
      <w:r>
        <w:t xml:space="preserve">], while specialized informatics roles require 18</w:t>
      </w:r>
      <w:r>
        <w:t xml:space="preserve"> </w:t>
      </w:r>
      <w:r>
        <w:t xml:space="preserve">to 24 months to reach fluency</w:t>
      </w:r>
      <w:r>
        <w:t xml:space="preserve"> </w:t>
      </w:r>
      <w:r>
        <w:t xml:space="preserve">[</w:t>
      </w:r>
      <w:hyperlink w:anchor="ref-ledikwe2013">
        <w:r>
          <w:rPr>
            <w:rStyle w:val="Hyperlink"/>
          </w:rPr>
          <w:t xml:space="preserve">17</w:t>
        </w:r>
      </w:hyperlink>
      <w:del w:id="34" w:author="Samuel T Harrold">
        <w:r>
          <w:delText xml:space="preserve">,</w:delText>
        </w:r>
        <w:hyperlink w:anchor="ref-konrad2022">
          <w:r>
            <w:rPr>
              <w:rStyle w:val="Hyperlink"/>
            </w:rPr>
            <w:delText xml:space="preserve">20</w:delText>
          </w:r>
        </w:hyperlink>
      </w:del>
      <w:r>
        <w:t xml:space="preserve">]. The arithmetic</w:t>
      </w:r>
      <w:r>
        <w:t xml:space="preserve"> </w:t>
      </w:r>
      <w:r>
        <w:t xml:space="preserve">is unforgiving: by the time a new analyst has absorbed enough tacit</w:t>
      </w:r>
      <w:r>
        <w:t xml:space="preserve"> </w:t>
      </w:r>
      <w:r>
        <w:t xml:space="preserve">context to be productive, their mentor may already be gone, and the new</w:t>
      </w:r>
      <w:r>
        <w:t xml:space="preserve"> </w:t>
      </w:r>
      <w:r>
        <w:t xml:space="preserve">analyst is themselves halfway through an average tenure.</w:t>
      </w:r>
    </w:p>
    <w:p>
      <w:pPr>
        <w:pStyle w:val="BodyText"/>
      </w:pPr>
      <w:r>
        <w:t xml:space="preserve">High turnover rates fracture the social networks required for</w:t>
      </w:r>
      <w:r>
        <w:t xml:space="preserve"> </w:t>
      </w:r>
      <w:r>
        <w:t xml:space="preserve">mentorship</w:t>
      </w:r>
      <w:r>
        <w:t xml:space="preserve"> </w:t>
      </w:r>
      <w:r>
        <w:t xml:space="preserve">[</w:t>
      </w:r>
      <w:ins w:id="27" w:author="Samuel T Harrold">
        <w:hyperlink w:anchor="ref-ren2024">
          <w:r>
            <w:rPr>
              <w:rStyle w:val="Hyperlink"/>
            </w:rPr>
            <w:t xml:space="preserve">7</w:t>
          </w:r>
        </w:hyperlink>
        <w:r>
          <w:t xml:space="preserve">,</w:t>
        </w:r>
      </w:ins>
      <w:hyperlink w:anchor="ref-wu2024">
        <w:r>
          <w:rPr>
            <w:rStyle w:val="Hyperlink"/>
          </w:rPr>
          <w:t xml:space="preserve">8</w:t>
        </w:r>
      </w:hyperlink>
      <w:del w:id="35" w:author="Samuel T Harrold">
        <w:r>
          <w:delText xml:space="preserve">,</w:delText>
        </w:r>
        <w:hyperlink w:anchor="ref-ren2024">
          <w:r>
            <w:rPr>
              <w:rStyle w:val="Hyperlink"/>
            </w:rPr>
            <w:delText xml:space="preserve">22</w:delText>
          </w:r>
        </w:hyperlink>
      </w:del>
      <w:r>
        <w:t xml:space="preserve">].</w:t>
      </w:r>
      <w:r>
        <w:t xml:space="preserve"> </w:t>
      </w:r>
      <w:r>
        <w:t xml:space="preserve">The resulting knowledge loss is compounding: each departure removes a</w:t>
      </w:r>
      <w:r>
        <w:t xml:space="preserve"> </w:t>
      </w:r>
      <w:r>
        <w:t xml:space="preserve">node from the organization’s informal knowledge network, making</w:t>
      </w:r>
      <w:r>
        <w:t xml:space="preserve"> </w:t>
      </w:r>
      <w:r>
        <w:t xml:space="preserve">subsequent Socialization attempts less effective because fewer</w:t>
      </w:r>
      <w:r>
        <w:t xml:space="preserve"> </w:t>
      </w:r>
      <w:r>
        <w:t xml:space="preserve">experienced practitioners remain to serve as mentors</w:t>
      </w:r>
      <w:r>
        <w:t xml:space="preserve"> </w:t>
      </w:r>
      <w:r>
        <w:t xml:space="preserve">[</w:t>
      </w:r>
      <w:hyperlink w:anchor="ref-massingham2018">
        <w:r>
          <w:rPr>
            <w:rStyle w:val="Hyperlink"/>
          </w:rPr>
          <w:t xml:space="preserve">24</w:t>
        </w:r>
      </w:hyperlink>
      <w:r>
        <w:t xml:space="preserve">]. Socialization is no longer a viable</w:t>
      </w:r>
      <w:r>
        <w:t xml:space="preserve"> </w:t>
      </w:r>
      <w:r>
        <w:t xml:space="preserve">strategy for resilience.</w:t>
      </w:r>
    </w:p>
    <w:bookmarkEnd w:id="10"/>
    <w:bookmarkStart w:id="11" w:name="Xf458f350ef8764fcb7ec571ecbc945d28921a42"/>
    <w:p>
      <w:pPr>
        <w:pStyle w:val="Heading2"/>
      </w:pPr>
      <w:r>
        <w:t xml:space="preserve">The Solution: Externalization via Socio-Technical Artifacts</w:t>
      </w:r>
    </w:p>
    <w:p>
      <w:pPr>
        <w:pStyle w:val="FirstParagraph"/>
      </w:pPr>
      <w:r>
        <w:t xml:space="preserve">To survive, organizations must shift reliance from Socialization to</w:t>
      </w:r>
      <w:r>
        <w:t xml:space="preserve"> </w:t>
      </w:r>
      <w:r>
        <w:rPr>
          <w:i/>
          <w:iCs/>
        </w:rPr>
        <w:t xml:space="preserve">Externalization</w:t>
      </w:r>
      <w:r>
        <w:t xml:space="preserve">: converting tacit knowledge into explicit, durable</w:t>
      </w:r>
      <w:r>
        <w:t xml:space="preserve"> </w:t>
      </w:r>
      <w:r>
        <w:t xml:space="preserve">artifacts [</w:t>
      </w:r>
      <w:hyperlink w:anchor="ref-zhang2025">
        <w:r>
          <w:rPr>
            <w:rStyle w:val="Hyperlink"/>
          </w:rPr>
          <w:t xml:space="preserve">25</w:t>
        </w:r>
      </w:hyperlink>
      <w:r>
        <w:t xml:space="preserve">]. However, traditional</w:t>
      </w:r>
      <w:r>
        <w:t xml:space="preserve"> </w:t>
      </w:r>
      <w:r>
        <w:t xml:space="preserve">Externalization (writing wikis, maintaining data dictionaries,</w:t>
      </w:r>
      <w:r>
        <w:t xml:space="preserve"> </w:t>
      </w:r>
      <w:r>
        <w:t xml:space="preserve">composing runbooks) suffers from two critical weaknesses. First, it is</w:t>
      </w:r>
      <w:r>
        <w:t xml:space="preserve"> </w:t>
      </w:r>
      <w:r>
        <w:t xml:space="preserve">passive: it requires overworked staff to interrupt their workflow and</w:t>
      </w:r>
      <w:r>
        <w:t xml:space="preserve"> </w:t>
      </w:r>
      <w:r>
        <w:t xml:space="preserve">perform a separate documentation task [</w:t>
      </w:r>
      <w:hyperlink w:anchor="ref-goffin2011">
        <w:r>
          <w:rPr>
            <w:rStyle w:val="Hyperlink"/>
          </w:rPr>
          <w:t xml:space="preserve">26</w:t>
        </w:r>
      </w:hyperlink>
      <w:r>
        <w:t xml:space="preserve">]. In a</w:t>
      </w:r>
      <w:r>
        <w:t xml:space="preserve"> </w:t>
      </w:r>
      <w:r>
        <w:t xml:space="preserve">high-burnout environment where</w:t>
      </w:r>
      <w:r>
        <w:t xml:space="preserve"> </w:t>
      </w:r>
      <w:del w:id="36" w:author="Samuel T Harrold">
        <w:r>
          <w:delText xml:space="preserve">provider</w:delText>
        </w:r>
        <w:r>
          <w:delText xml:space="preserve"> </w:delText>
        </w:r>
      </w:del>
      <w:r>
        <w:t xml:space="preserve">organizations</w:t>
      </w:r>
      <w:r>
        <w:t xml:space="preserve"> </w:t>
      </w:r>
      <w:del w:id="37" w:author="Samuel T Harrold">
        <w:r>
          <w:delText xml:space="preserve">report</w:delText>
        </w:r>
      </w:del>
      <w:ins w:id="28" w:author="Samuel T Harrold">
        <w:r>
          <w:t xml:space="preserve">face</w:t>
        </w:r>
      </w:ins>
      <w:r>
        <w:t xml:space="preserve"> </w:t>
      </w:r>
      <w:r>
        <w:t xml:space="preserve">persistent</w:t>
      </w:r>
      <w:r>
        <w:t xml:space="preserve"> </w:t>
      </w:r>
      <w:ins w:id="29" w:author="Samuel T Harrold">
        <w:r>
          <w:t xml:space="preserve">attrition and talent</w:t>
        </w:r>
        <w:r>
          <w:t xml:space="preserve"> </w:t>
        </w:r>
      </w:ins>
      <w:r>
        <w:t xml:space="preserve">shortages</w:t>
      </w:r>
      <w:del w:id="38" w:author="Samuel T Harrold">
        <w:r>
          <w:delText xml:space="preserve"> </w:delText>
        </w:r>
        <w:r>
          <w:delText xml:space="preserve">in digital health roles</w:delText>
        </w:r>
      </w:del>
      <w:r>
        <w:t xml:space="preserve"> </w:t>
      </w:r>
      <w:r>
        <w:t xml:space="preserve">[</w:t>
      </w:r>
      <w:hyperlink w:anchor="ref-himssworkforce2024">
        <w:r>
          <w:rPr>
            <w:rStyle w:val="Hyperlink"/>
          </w:rPr>
          <w:t xml:space="preserve">27</w:t>
        </w:r>
      </w:hyperlink>
      <w:r>
        <w:t xml:space="preserve">], this</w:t>
      </w:r>
      <w:r>
        <w:t xml:space="preserve"> </w:t>
      </w:r>
      <w:r>
        <w:t xml:space="preserve">discretionary documentation is the first casualty. Second, it is</w:t>
      </w:r>
      <w:r>
        <w:t xml:space="preserve"> </w:t>
      </w:r>
      <w:r>
        <w:t xml:space="preserve">low-fidelity: the act of writing down tacit knowledge inevitably loses</w:t>
      </w:r>
      <w:r>
        <w:t xml:space="preserve"> </w:t>
      </w:r>
      <w:r>
        <w:t xml:space="preserve">nuance, context, and the conditional logic that makes institutional</w:t>
      </w:r>
      <w:r>
        <w:t xml:space="preserve"> </w:t>
      </w:r>
      <w:r>
        <w:t xml:space="preserve">knowledge valuable [</w:t>
      </w:r>
      <w:hyperlink w:anchor="ref-foos2006">
        <w:r>
          <w:rPr>
            <w:rStyle w:val="Hyperlink"/>
          </w:rPr>
          <w:t xml:space="preserve">22</w:t>
        </w:r>
      </w:hyperlink>
      <w:r>
        <w:t xml:space="preserve">]. The result is documentation</w:t>
      </w:r>
      <w:r>
        <w:t xml:space="preserve"> </w:t>
      </w:r>
      <w:r>
        <w:t xml:space="preserve">that exists but does not adequately capture what the departing expert</w:t>
      </w:r>
      <w:r>
        <w:t xml:space="preserve"> </w:t>
      </w:r>
      <w:r>
        <w:t xml:space="preserve">actually knew.</w:t>
      </w:r>
    </w:p>
    <w:p>
      <w:pPr>
        <w:pStyle w:val="BodyText"/>
      </w:pPr>
      <w:r>
        <w:t xml:space="preserve">We propose a form of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Externalization: one that captures tacit</w:t>
      </w:r>
      <w:r>
        <w:t xml:space="preserve"> </w:t>
      </w:r>
      <w:r>
        <w:t xml:space="preserve">knowledge as a byproduct of the daily</w:t>
      </w:r>
      <w:r>
        <w:t xml:space="preserve"> </w:t>
      </w:r>
      <w:ins w:id="30" w:author="Samuel T Harrold">
        <w:r>
          <w:t xml:space="preserve">analytics</w:t>
        </w:r>
        <w:r>
          <w:t xml:space="preserve"> </w:t>
        </w:r>
      </w:ins>
      <w:r>
        <w:t xml:space="preserve">workflow</w:t>
      </w:r>
      <w:del w:id="39" w:author="Samuel T Harrold">
        <w:r>
          <w:delText xml:space="preserve"> </w:delText>
        </w:r>
        <w:r>
          <w:delText xml:space="preserve">of</w:delText>
        </w:r>
        <w:r>
          <w:delText xml:space="preserve"> </w:delText>
        </w:r>
        <w:r>
          <w:delText xml:space="preserve">analytics</w:delText>
        </w:r>
      </w:del>
      <w:r>
        <w:t xml:space="preserve"> </w:t>
      </w:r>
      <w:r>
        <w:t xml:space="preserve">rather than</w:t>
      </w:r>
      <w:del w:id="40" w:author="Samuel T Harrold">
        <w:r>
          <w:delText xml:space="preserve"> </w:delText>
        </w:r>
        <w:r>
          <w:delText xml:space="preserve">as</w:delText>
        </w:r>
      </w:del>
      <w:r>
        <w:t xml:space="preserve"> </w:t>
      </w:r>
      <w:r>
        <w:t xml:space="preserve">a separate documentation burden. The</w:t>
      </w:r>
      <w:r>
        <w:t xml:space="preserve"> </w:t>
      </w:r>
      <w:r>
        <w:t xml:space="preserve">mechanism is a new socio-technical artifact: the</w:t>
      </w:r>
      <w:r>
        <w:t xml:space="preserve"> </w:t>
      </w:r>
      <w:r>
        <w:rPr>
          <w:i/>
          <w:iCs/>
        </w:rPr>
        <w:t xml:space="preserve">Validated Query</w:t>
      </w:r>
      <w:r>
        <w:rPr>
          <w:i/>
          <w:iCs/>
        </w:rPr>
        <w:t xml:space="preserve"> </w:t>
      </w:r>
      <w:r>
        <w:rPr>
          <w:i/>
          <w:iCs/>
        </w:rPr>
        <w:t xml:space="preserve">Triple</w:t>
      </w:r>
      <w:r>
        <w:t xml:space="preserve"> </w:t>
      </w:r>
      <w:r>
        <w:t xml:space="preserve">(see Multimedia Appendix 1 for worked examples). This artifact</w:t>
      </w:r>
      <w:r>
        <w:t xml:space="preserve"> </w:t>
      </w:r>
      <w:r>
        <w:t xml:space="preserve">consists of: 1.</w:t>
      </w:r>
      <w:r>
        <w:t xml:space="preserve"> </w:t>
      </w:r>
      <w:r>
        <w:rPr>
          <w:i/>
          <w:iCs/>
        </w:rPr>
        <w:t xml:space="preserve">Natural Language Intent</w:t>
      </w:r>
      <w:r>
        <w:t xml:space="preserve">: The clinical business</w:t>
      </w:r>
      <w:r>
        <w:t xml:space="preserve"> </w:t>
      </w:r>
      <w:r>
        <w:t xml:space="preserve">question (e.g., “Hypertension readmissions excluding planned</w:t>
      </w:r>
      <w:r>
        <w:t xml:space="preserve"> </w:t>
      </w:r>
      <w:r>
        <w:t xml:space="preserve">transfers”). 2.</w:t>
      </w:r>
      <w:r>
        <w:t xml:space="preserve"> </w:t>
      </w:r>
      <w:r>
        <w:rPr>
          <w:i/>
          <w:iCs/>
        </w:rPr>
        <w:t xml:space="preserve">Executable SQL</w:t>
      </w:r>
      <w:r>
        <w:t xml:space="preserve">: The technical implementation. 3.</w:t>
      </w:r>
      <w:r>
        <w:t xml:space="preserve"> </w:t>
      </w:r>
      <w:r>
        <w:rPr>
          <w:i/>
          <w:iCs/>
        </w:rPr>
        <w:t xml:space="preserve">Rationale Metadata</w:t>
      </w:r>
      <w:r>
        <w:t xml:space="preserve">: The “why” behind the logic (e.g., “Excluding</w:t>
      </w:r>
      <w:r>
        <w:t xml:space="preserve"> </w:t>
      </w:r>
      <w:r>
        <w:t xml:space="preserve">status 02 per Centers for Medicare and Medicaid Services (CMS) 2025</w:t>
      </w:r>
      <w:r>
        <w:t xml:space="preserve"> </w:t>
      </w:r>
      <w:r>
        <w:t xml:space="preserve">rule”).</w:t>
      </w:r>
    </w:p>
    <w:p>
      <w:pPr>
        <w:pStyle w:val="BodyText"/>
      </w:pPr>
      <w:r>
        <w:t xml:space="preserve">By capturing these three components</w:t>
      </w:r>
      <w:r>
        <w:t xml:space="preserve"> </w:t>
      </w:r>
      <w:r>
        <w:rPr>
          <w:i/>
          <w:iCs/>
        </w:rPr>
        <w:t xml:space="preserve">during the act of analytics</w:t>
      </w:r>
      <w:r>
        <w:t xml:space="preserve">, we</w:t>
      </w:r>
      <w:r>
        <w:t xml:space="preserve"> </w:t>
      </w:r>
      <w:r>
        <w:t xml:space="preserve">transform the ephemeral work of query generation into a permanent</w:t>
      </w:r>
      <w:r>
        <w:t xml:space="preserve"> </w:t>
      </w:r>
      <w:r>
        <w:t xml:space="preserve">institutional asset [</w:t>
      </w:r>
      <w:hyperlink w:anchor="ref-moore2018">
        <w:r>
          <w:rPr>
            <w:rStyle w:val="Hyperlink"/>
          </w:rPr>
          <w:t xml:space="preserve">28</w:t>
        </w:r>
      </w:hyperlink>
      <w:r>
        <w:t xml:space="preserve">].</w:t>
      </w:r>
    </w:p>
    <w:bookmarkEnd w:id="11"/>
    <w:bookmarkEnd w:id="12"/>
    <w:bookmarkStart w:id="16" w:name="human-in-the-loop-knowledge-governance"/>
    <w:p>
      <w:pPr>
        <w:pStyle w:val="Heading1"/>
      </w:pPr>
      <w:r>
        <w:t xml:space="preserve">Human-in-the-Loop Knowledge Governance</w:t>
      </w:r>
    </w:p>
    <w:p>
      <w:pPr>
        <w:pStyle w:val="FirstParagraph"/>
      </w:pPr>
      <w:r>
        <w:t xml:space="preserve">We propose</w:t>
      </w:r>
      <w:r>
        <w:t xml:space="preserve"> </w:t>
      </w:r>
      <w:r>
        <w:rPr>
          <w:i/>
          <w:iCs/>
        </w:rPr>
        <w:t xml:space="preserve">Human-in-the-Loop Knowledge Governance (HITL-KG)</w:t>
      </w:r>
      <w:r>
        <w:t xml:space="preserve"> </w:t>
      </w:r>
      <w:r>
        <w:t xml:space="preserve">as the</w:t>
      </w:r>
      <w:r>
        <w:t xml:space="preserve"> </w:t>
      </w:r>
      <w:r>
        <w:t xml:space="preserve">overarching governance framework, extending the knowledge governance</w:t>
      </w:r>
      <w:r>
        <w:t xml:space="preserve"> </w:t>
      </w:r>
      <w:r>
        <w:t xml:space="preserve">approach [</w:t>
      </w:r>
      <w:hyperlink w:anchor="ref-foss2007">
        <w:r>
          <w:rPr>
            <w:rStyle w:val="Hyperlink"/>
          </w:rPr>
          <w:t xml:space="preserve">29</w:t>
        </w:r>
      </w:hyperlink>
      <w:r>
        <w:t xml:space="preserve">] with the Validated Query Cycle as its</w:t>
      </w:r>
      <w:r>
        <w:t xml:space="preserve"> </w:t>
      </w:r>
      <w:r>
        <w:t xml:space="preserve">core operational process. This framing reflects that the system serves</w:t>
      </w:r>
      <w:r>
        <w:t xml:space="preserve"> </w:t>
      </w:r>
      <w:r>
        <w:t xml:space="preserve">as a governance mechanism, not just a productivity tool.</w:t>
      </w:r>
    </w:p>
    <w:bookmarkStart w:id="13" w:name="the-hitl-kg-architecture"/>
    <w:p>
      <w:pPr>
        <w:pStyle w:val="Heading2"/>
      </w:pPr>
      <w:r>
        <w:t xml:space="preserve">The HITL-KG Architecture</w:t>
      </w:r>
    </w:p>
    <w:p>
      <w:pPr>
        <w:pStyle w:val="FirstParagraph"/>
      </w:pPr>
      <w:r>
        <w:t xml:space="preserve">The HITL-KG architecture (Figure 1) functions as a</w:t>
      </w:r>
      <w:r>
        <w:t xml:space="preserve"> </w:t>
      </w:r>
      <w:r>
        <w:rPr>
          <w:i/>
          <w:iCs/>
        </w:rPr>
        <w:t xml:space="preserve">Governance Forcing</w:t>
      </w:r>
      <w:r>
        <w:rPr>
          <w:i/>
          <w:iCs/>
        </w:rPr>
        <w:t xml:space="preserve"> </w:t>
      </w:r>
      <w:r>
        <w:rPr>
          <w:i/>
          <w:iCs/>
        </w:rPr>
        <w:t xml:space="preserve">Function</w:t>
      </w:r>
      <w:r>
        <w:t xml:space="preserve">. It inserts a mandatory validation step into the analytics</w:t>
      </w:r>
      <w:r>
        <w:t xml:space="preserve"> </w:t>
      </w:r>
      <w:r>
        <w:t xml:space="preserve">workflow, preventing</w:t>
      </w:r>
      <w:r>
        <w:t xml:space="preserve"> </w:t>
      </w:r>
      <w:del w:id="41" w:author="Samuel T Harrold">
        <w:r>
          <w:delText xml:space="preserve">the “laundering” of</w:delText>
        </w:r>
      </w:del>
      <w:ins w:id="31" w:author="Samuel T Harrold">
        <w:r>
          <w:t xml:space="preserve">laundered</w:t>
        </w:r>
      </w:ins>
      <w:r>
        <w:t xml:space="preserve"> </w:t>
      </w:r>
      <w:r>
        <w:t xml:space="preserve">hallucinations while</w:t>
      </w:r>
      <w:del w:id="42" w:author="Samuel T Harrold">
        <w:r>
          <w:delText xml:space="preserve"> </w:delText>
        </w:r>
        <w:r>
          <w:delText xml:space="preserve">simultaneously</w:delText>
        </w:r>
      </w:del>
      <w:r>
        <w:t xml:space="preserve"> </w:t>
      </w:r>
      <w:r>
        <w:t xml:space="preserve">capturing expert knowledge.</w:t>
      </w:r>
    </w:p>
    <w:p>
      <w:pPr>
        <w:pStyle w:val="BodyText"/>
      </w:pPr>
      <w:del w:id="43" w:author="Samuel T Harrold">
        <w:r>
          <w:delText xml:space="preserve">Figure 1. Human-in-the-Loop Knowledge Governance (HITL-KG)</w:delText>
        </w:r>
        <w:r>
          <w:delText xml:space="preserve"> </w:delText>
        </w:r>
        <w:r>
          <w:delText xml:space="preserve">Architecture. architecture.</w:delText>
        </w:r>
      </w:del>
    </w:p>
    <w:p>
      <w:pPr>
        <w:pStyle w:val="BodyText"/>
      </w:pPr>
      <w:ins w:id="32" w:author="Samuel T Harrold">
        <w:r>
          <w:t xml:space="preserve">Figure 1. Human-in-the-Loop Knowledge Governance (HITL-KG)</w:t>
        </w:r>
        <w:r>
          <w:t xml:space="preserve"> </w:t>
        </w:r>
        <w:r>
          <w:t xml:space="preserve">Architecture. architecture.</w:t>
        </w:r>
      </w:ins>
    </w:p>
    <w:p>
      <w:pPr>
        <w:pStyle w:val="BodyText"/>
      </w:pPr>
      <w:r>
        <w:t xml:space="preserve">A</w:t>
      </w:r>
      <w:r>
        <w:t xml:space="preserve"> </w:t>
      </w:r>
      <w:del w:id="44" w:author="Samuel T Harrold">
        <w:r>
          <w:delText xml:space="preserve">Clinical User submits a</w:delText>
        </w:r>
      </w:del>
      <w:ins w:id="33" w:author="Samuel T Harrold">
        <w:r>
          <w:t xml:space="preserve">clinical user’s</w:t>
        </w:r>
      </w:ins>
      <w:r>
        <w:t xml:space="preserve"> </w:t>
      </w:r>
      <w:r>
        <w:t xml:space="preserve">natural language query</w:t>
      </w:r>
      <w:r>
        <w:t xml:space="preserve"> </w:t>
      </w:r>
      <w:r>
        <w:t xml:space="preserve">(step 1)</w:t>
      </w:r>
      <w:r>
        <w:t xml:space="preserve"> </w:t>
      </w:r>
      <w:ins w:id="34" w:author="Samuel T Harrold">
        <w:r>
          <w:t xml:space="preserve">is translated</w:t>
        </w:r>
        <w:r>
          <w:t xml:space="preserve"> </w:t>
        </w:r>
      </w:ins>
      <w:r>
        <w:t xml:space="preserve">to</w:t>
      </w:r>
      <w:del w:id="45" w:author="Samuel T Harrold">
        <w:r>
          <w:delText xml:space="preserve"> </w:delText>
        </w:r>
        <w:r>
          <w:delText xml:space="preserve">a Conversational AI with NLP Engine</w:delText>
        </w:r>
        <w:r>
          <w:delText xml:space="preserve"> </w:delText>
        </w:r>
        <w:r>
          <w:delText xml:space="preserve">and SQL Generation, which generates</w:delText>
        </w:r>
      </w:del>
      <w:r>
        <w:t xml:space="preserve"> </w:t>
      </w:r>
      <w:r>
        <w:t xml:space="preserve">SQL and</w:t>
      </w:r>
      <w:r>
        <w:t xml:space="preserve"> </w:t>
      </w:r>
      <w:del w:id="46" w:author="Samuel T Harrold">
        <w:r>
          <w:delText xml:space="preserve">queries</w:delText>
        </w:r>
      </w:del>
      <w:ins w:id="35" w:author="Samuel T Harrold">
        <w:r>
          <w:t xml:space="preserve">run</w:t>
        </w:r>
        <w:r>
          <w:t xml:space="preserve"> </w:t>
        </w:r>
        <w:r>
          <w:t xml:space="preserve">against</w:t>
        </w:r>
      </w:ins>
      <w:r>
        <w:t xml:space="preserve"> </w:t>
      </w:r>
      <w:r>
        <w:t xml:space="preserve">the</w:t>
      </w:r>
      <w:r>
        <w:t xml:space="preserve"> </w:t>
      </w:r>
      <w:del w:id="47" w:author="Samuel T Harrold">
        <w:r>
          <w:delText xml:space="preserve">Healthcare Data Warehouse</w:delText>
        </w:r>
      </w:del>
      <w:ins w:id="36" w:author="Samuel T Harrold">
        <w:r>
          <w:t xml:space="preserve">data warehouse</w:t>
        </w:r>
      </w:ins>
      <w:r>
        <w:t xml:space="preserve"> </w:t>
      </w:r>
      <w:r>
        <w:t xml:space="preserve">(steps</w:t>
      </w:r>
      <w:r>
        <w:t xml:space="preserve"> </w:t>
      </w:r>
      <w:r>
        <w:t xml:space="preserve">2-3)</w:t>
      </w:r>
      <w:del w:id="48" w:author="Samuel T Harrold">
        <w:r>
          <w:delText xml:space="preserve">. The system then presents its logic to</w:delText>
        </w:r>
      </w:del>
      <w:ins w:id="37" w:author="Samuel T Harrold">
        <w:r>
          <w:t xml:space="preserve">;</w:t>
        </w:r>
      </w:ins>
      <w:r>
        <w:t xml:space="preserve"> </w:t>
      </w:r>
      <w:r>
        <w:t xml:space="preserve">an</w:t>
      </w:r>
      <w:r>
        <w:t xml:space="preserve"> </w:t>
      </w:r>
      <w:del w:id="49" w:author="Samuel T Harrold">
        <w:r>
          <w:delText xml:space="preserve">Expert</w:delText>
        </w:r>
        <w:r>
          <w:delText xml:space="preserve"> </w:delText>
        </w:r>
        <w:r>
          <w:delText xml:space="preserve">Validation decision point</w:delText>
        </w:r>
      </w:del>
      <w:ins w:id="38" w:author="Samuel T Harrold">
        <w:r>
          <w:t xml:space="preserve">expert validation gate</w:t>
        </w:r>
      </w:ins>
      <w:r>
        <w:t xml:space="preserve"> </w:t>
      </w:r>
      <w:r>
        <w:t xml:space="preserve">(step 4)</w:t>
      </w:r>
      <w:del w:id="50" w:author="Samuel T Harrold">
        <w:r>
          <w:delText xml:space="preserve">,</w:delText>
        </w:r>
        <w:r>
          <w:delText xml:space="preserve"> </w:delText>
        </w:r>
        <w:r>
          <w:delText xml:space="preserve">which</w:delText>
        </w:r>
      </w:del>
      <w:r>
        <w:t xml:space="preserve"> </w:t>
      </w:r>
      <w:r>
        <w:t xml:space="preserve">either</w:t>
      </w:r>
      <w:r>
        <w:t xml:space="preserve"> </w:t>
      </w:r>
      <w:del w:id="51" w:author="Samuel T Harrold">
        <w:r>
          <w:delText xml:space="preserve">confirms and delivers</w:delText>
        </w:r>
      </w:del>
      <w:ins w:id="39" w:author="Samuel T Harrold">
        <w:r>
          <w:t xml:space="preserve">returns confirmed</w:t>
        </w:r>
      </w:ins>
      <w:r>
        <w:t xml:space="preserve"> </w:t>
      </w:r>
      <w:r>
        <w:t xml:space="preserve">insights</w:t>
      </w:r>
      <w:del w:id="52" w:author="Samuel T Harrold">
        <w:r>
          <w:delText xml:space="preserve"> </w:delText>
        </w:r>
        <w:r>
          <w:delText xml:space="preserve">back to the user</w:delText>
        </w:r>
      </w:del>
      <w:r>
        <w:t xml:space="preserve"> </w:t>
      </w:r>
      <w:r>
        <w:t xml:space="preserve">(steps 5-6) or loops back for</w:t>
      </w:r>
      <w:r>
        <w:t xml:space="preserve"> </w:t>
      </w:r>
      <w:r>
        <w:t xml:space="preserve">correction.</w:t>
      </w:r>
      <w:r>
        <w:t xml:space="preserve"> </w:t>
      </w:r>
      <w:del w:id="53" w:author="Samuel T Harrold">
        <w:r>
          <w:delText xml:space="preserve">On confirmation, the validated</w:delText>
        </w:r>
      </w:del>
      <w:ins w:id="40" w:author="Samuel T Harrold">
        <w:r>
          <w:t xml:space="preserve">Confirmed</w:t>
        </w:r>
      </w:ins>
      <w:r>
        <w:t xml:space="preserve"> </w:t>
      </w:r>
      <w:r>
        <w:t xml:space="preserve">query</w:t>
      </w:r>
      <w:r>
        <w:t xml:space="preserve"> </w:t>
      </w:r>
      <w:del w:id="54" w:author="Samuel T Harrold">
        <w:r>
          <w:delText xml:space="preserve">triple is stored in Organizational Memory</w:delText>
        </w:r>
      </w:del>
      <w:ins w:id="41" w:author="Samuel T Harrold">
        <w:r>
          <w:t xml:space="preserve">triples enter</w:t>
        </w:r>
        <w:r>
          <w:t xml:space="preserve"> </w:t>
        </w:r>
        <w:r>
          <w:t xml:space="preserve">organizational memory</w:t>
        </w:r>
      </w:ins>
      <w:r>
        <w:t xml:space="preserve"> </w:t>
      </w:r>
      <w:r>
        <w:t xml:space="preserve">(step 7, dashed line), which</w:t>
      </w:r>
      <w:r>
        <w:t xml:space="preserve"> </w:t>
      </w:r>
      <w:del w:id="55" w:author="Samuel T Harrold">
        <w:r>
          <w:delText xml:space="preserve">both</w:delText>
        </w:r>
        <w:r>
          <w:delText xml:space="preserve"> </w:delText>
        </w:r>
      </w:del>
      <w:r>
        <w:t xml:space="preserve">informs future queries and curates the</w:t>
      </w:r>
      <w:r>
        <w:t xml:space="preserve"> </w:t>
      </w:r>
      <w:del w:id="56" w:author="Samuel T Harrold">
        <w:r>
          <w:delText xml:space="preserve">Knowledge Base of</w:delText>
        </w:r>
        <w:r>
          <w:delText xml:space="preserve"> </w:delText>
        </w:r>
        <w:r>
          <w:delText xml:space="preserve">ontologies and best practices</w:delText>
        </w:r>
      </w:del>
      <w:ins w:id="42" w:author="Samuel T Harrold">
        <w:r>
          <w:t xml:space="preserve">knowledge base</w:t>
        </w:r>
      </w:ins>
      <w:r>
        <w:t xml:space="preserve"> </w:t>
      </w:r>
      <w:r>
        <w:t xml:space="preserve">(step 8), closing a</w:t>
      </w:r>
      <w:r>
        <w:t xml:space="preserve"> </w:t>
      </w:r>
      <w:r>
        <w:t xml:space="preserve">continuous-learning loop</w:t>
      </w:r>
      <w:r>
        <w:t xml:space="preserve"> </w:t>
      </w:r>
      <w:del w:id="57" w:author="Samuel T Harrold">
        <w:r>
          <w:delText xml:space="preserve">so that</w:delText>
        </w:r>
      </w:del>
      <w:ins w:id="43" w:author="Samuel T Harrold">
        <w:r>
          <w:t xml:space="preserve">in which</w:t>
        </w:r>
      </w:ins>
      <w:r>
        <w:t xml:space="preserve"> </w:t>
      </w:r>
      <w:r>
        <w:t xml:space="preserve">best practices evolve</w:t>
      </w:r>
      <w:r>
        <w:t xml:space="preserve"> </w:t>
      </w:r>
      <w:del w:id="58" w:author="Samuel T Harrold">
        <w:r>
          <w:delText xml:space="preserve">as new knowledge is validated</w:delText>
        </w:r>
        <w:r>
          <w:delText xml:space="preserve"> </w:delText>
        </w:r>
      </w:del>
      <w:r>
        <w:t xml:space="preserve">rather than</w:t>
      </w:r>
      <w:r>
        <w:t xml:space="preserve"> </w:t>
      </w:r>
      <w:del w:id="59" w:author="Samuel T Harrold">
        <w:r>
          <w:delText xml:space="preserve">remaining</w:delText>
        </w:r>
      </w:del>
      <w:ins w:id="44" w:author="Samuel T Harrold">
        <w:r>
          <w:t xml:space="preserve">remain</w:t>
        </w:r>
      </w:ins>
      <w:r>
        <w:t xml:space="preserve"> </w:t>
      </w:r>
      <w:r>
        <w:t xml:space="preserve">static.</w:t>
      </w:r>
    </w:p>
    <w:p>
      <w:pPr>
        <w:pStyle w:val="BodyText"/>
      </w:pPr>
      <w:del w:id="60" w:author="Samuel T Harrold">
        <w:r>
          <w:delText xml:space="preserve">The</w:delText>
        </w:r>
      </w:del>
      <w:ins w:id="45" w:author="Samuel T Harrold">
        <w:r>
          <w:t xml:space="preserve">Figure 2 summarizes the</w:t>
        </w:r>
      </w:ins>
      <w:r>
        <w:t xml:space="preserve"> </w:t>
      </w:r>
      <w:r>
        <w:t xml:space="preserve">corresponding six-step Validated</w:t>
      </w:r>
      <w:r>
        <w:t xml:space="preserve"> </w:t>
      </w:r>
      <w:r>
        <w:t xml:space="preserve">Query</w:t>
      </w:r>
      <w:r>
        <w:t xml:space="preserve"> </w:t>
      </w:r>
      <w:del w:id="61" w:author="Samuel T Harrold">
        <w:r>
          <w:delText xml:space="preserve">Cycle is summarized in Figure 2, which shows how</w:delText>
        </w:r>
      </w:del>
      <w:ins w:id="46" w:author="Samuel T Harrold">
        <w:r>
          <w:t xml:space="preserve">Cycle,</w:t>
        </w:r>
        <w:r>
          <w:t xml:space="preserve"> </w:t>
        </w:r>
        <w:r>
          <w:t xml:space="preserve">tracing</w:t>
        </w:r>
      </w:ins>
      <w:r>
        <w:t xml:space="preserve"> </w:t>
      </w:r>
      <w:r>
        <w:t xml:space="preserve">queries</w:t>
      </w:r>
      <w:r>
        <w:t xml:space="preserve"> </w:t>
      </w:r>
      <w:del w:id="62" w:author="Samuel T Harrold">
        <w:r>
          <w:delText xml:space="preserve">move</w:delText>
        </w:r>
        <w:r>
          <w:delText xml:space="preserve"> </w:delText>
        </w:r>
      </w:del>
      <w:r>
        <w:t xml:space="preserve">from</w:t>
      </w:r>
      <w:del w:id="63" w:author="Samuel T Harrold">
        <w:r>
          <w:delText xml:space="preserve"> </w:delText>
        </w:r>
        <w:r>
          <w:delText xml:space="preserve">initial</w:delText>
        </w:r>
      </w:del>
      <w:r>
        <w:t xml:space="preserve"> </w:t>
      </w:r>
      <w:r>
        <w:t xml:space="preserve">clinical intent</w:t>
      </w:r>
      <w:r>
        <w:t xml:space="preserve"> </w:t>
      </w:r>
      <w:r>
        <w:t xml:space="preserve">through expert validation into durable organizational memory.</w:t>
      </w:r>
    </w:p>
    <w:p>
      <w:pPr>
        <w:pStyle w:val="BodyText"/>
      </w:pPr>
      <w:del w:id="64" w:author="Samuel T Harrold">
        <w:r>
          <w:delText xml:space="preserve">Flowchart of theFigure 2. The six-step Validated Query Cycle for</w:delText>
        </w:r>
        <w:r>
          <w:delText xml:space="preserve"> </w:delText>
        </w:r>
        <w:r>
          <w:delText xml:space="preserve">Human-in-the-Loop Knowledge Governance. Step 1 (Query): analyst asks</w:delText>
        </w:r>
        <w:r>
          <w:delText xml:space="preserve"> </w:delText>
        </w:r>
        <w:r>
          <w:delText xml:space="preserve">aand its mapping to the three pillars.</w:delText>
        </w:r>
      </w:del>
    </w:p>
    <w:p>
      <w:pPr>
        <w:pStyle w:val="BodyText"/>
      </w:pPr>
      <w:ins w:id="47" w:author="Samuel T Harrold">
        <w:r>
          <w:t xml:space="preserve">Flowchart of theFigure 2. The six-step Validated Query Cycle for</w:t>
        </w:r>
        <w:r>
          <w:t xml:space="preserve"> </w:t>
        </w:r>
        <w:r>
          <w:t xml:space="preserve">Human-in-the-Loop Knowledge Governance. Step 1 (Query): analyst asks</w:t>
        </w:r>
        <w:r>
          <w:t xml:space="preserve"> </w:t>
        </w:r>
        <w:r>
          <w:t xml:space="preserve">aand its mapping to the three pillars.</w:t>
        </w:r>
      </w:ins>
    </w:p>
    <w:p>
      <w:pPr>
        <w:pStyle w:val="BodyText"/>
      </w:pPr>
      <w:ins w:id="48" w:author="Samuel T Harrold">
        <w:r>
          <w:t xml:space="preserve">A</w:t>
        </w:r>
      </w:ins>
      <w:r>
        <w:t xml:space="preserve"> </w:t>
      </w:r>
      <w:r>
        <w:t xml:space="preserve">natural language</w:t>
      </w:r>
      <w:r>
        <w:t xml:space="preserve"> </w:t>
      </w:r>
      <w:del w:id="65" w:author="Samuel T Harrold">
        <w:r>
          <w:delText xml:space="preserve">question. Step 2 (Generation): system</w:delText>
        </w:r>
        <w:r>
          <w:delText xml:space="preserve"> </w:delText>
        </w:r>
        <w:r>
          <w:delText xml:space="preserve">generates</w:delText>
        </w:r>
      </w:del>
      <w:ins w:id="49" w:author="Samuel T Harrold">
        <w:r>
          <w:t xml:space="preserve">question (step 1) yields</w:t>
        </w:r>
      </w:ins>
      <w:r>
        <w:t xml:space="preserve"> </w:t>
      </w:r>
      <w:r>
        <w:t xml:space="preserve">candidate</w:t>
      </w:r>
      <w:r>
        <w:t xml:space="preserve"> </w:t>
      </w:r>
      <w:del w:id="66" w:author="Samuel T Harrold">
        <w:r>
          <w:delText xml:space="preserve">SQL. Step 3</w:delText>
        </w:r>
        <w:r>
          <w:delText xml:space="preserve"> </w:delText>
        </w:r>
        <w:r>
          <w:delText xml:space="preserve">(Validation): AI explains</w:delText>
        </w:r>
        <w:r>
          <w:delText xml:space="preserve"> </w:delText>
        </w:r>
      </w:del>
      <w:r>
        <w:t xml:space="preserve">SQL</w:t>
      </w:r>
      <w:r>
        <w:t xml:space="preserve"> </w:t>
      </w:r>
      <w:ins w:id="50" w:author="Samuel T Harrold">
        <w:r>
          <w:t xml:space="preserve">(step 2) that the analyst validates</w:t>
        </w:r>
        <w:r>
          <w:t xml:space="preserve"> </w:t>
        </w:r>
        <w:r>
          <w:t xml:space="preserve">against the system’s explained</w:t>
        </w:r>
        <w:r>
          <w:t xml:space="preserve"> </w:t>
        </w:r>
      </w:ins>
      <w:r>
        <w:t xml:space="preserve">logic</w:t>
      </w:r>
      <w:r>
        <w:t xml:space="preserve"> </w:t>
      </w:r>
      <w:del w:id="67" w:author="Samuel T Harrold">
        <w:r>
          <w:delText xml:space="preserve">and results; analyst</w:delText>
        </w:r>
        <w:r>
          <w:delText xml:space="preserve"> </w:delText>
        </w:r>
        <w:r>
          <w:delText xml:space="preserve">confirms intent. If incorrect, the cycle loops</w:delText>
        </w:r>
      </w:del>
      <w:ins w:id="51" w:author="Samuel T Harrold">
        <w:r>
          <w:t xml:space="preserve">(step 3), looping</w:t>
        </w:r>
      </w:ins>
      <w:r>
        <w:t xml:space="preserve"> </w:t>
      </w:r>
      <w:r>
        <w:t xml:space="preserve">back</w:t>
      </w:r>
      <w:r>
        <w:t xml:space="preserve"> </w:t>
      </w:r>
      <w:del w:id="68" w:author="Samuel T Harrold">
        <w:r>
          <w:delText xml:space="preserve">to Generation. If correct, Step 4 (Storage): validated triple</w:delText>
        </w:r>
        <w:r>
          <w:delText xml:space="preserve"> </w:delText>
        </w:r>
        <w:r>
          <w:delText xml:space="preserve">is</w:delText>
        </w:r>
      </w:del>
      <w:ins w:id="52" w:author="Samuel T Harrold">
        <w:r>
          <w:t xml:space="preserve">if incorrect. Validated triples are</w:t>
        </w:r>
      </w:ins>
      <w:r>
        <w:t xml:space="preserve"> </w:t>
      </w:r>
      <w:r>
        <w:t xml:space="preserve">stored in organizational</w:t>
      </w:r>
      <w:r>
        <w:t xml:space="preserve"> </w:t>
      </w:r>
      <w:del w:id="69" w:author="Samuel T Harrold">
        <w:r>
          <w:delText xml:space="preserve">memory. Step 5 (Retrieval):</w:delText>
        </w:r>
      </w:del>
      <w:ins w:id="53" w:author="Samuel T Harrold">
        <w:r>
          <w:t xml:space="preserve">memory (step 4), matched by</w:t>
        </w:r>
      </w:ins>
      <w:r>
        <w:t xml:space="preserve"> </w:t>
      </w:r>
      <w:r>
        <w:t xml:space="preserve">future</w:t>
      </w:r>
      <w:r>
        <w:t xml:space="preserve"> </w:t>
      </w:r>
      <w:r>
        <w:t xml:space="preserve">queries</w:t>
      </w:r>
      <w:r>
        <w:t xml:space="preserve"> </w:t>
      </w:r>
      <w:del w:id="70" w:author="Samuel T Harrold">
        <w:r>
          <w:delText xml:space="preserve">match against validated triples. Step 6 (Persistence):</w:delText>
        </w:r>
        <w:r>
          <w:delText xml:space="preserve"> </w:delText>
        </w:r>
        <w:r>
          <w:delText xml:space="preserve">knowledge survives</w:delText>
        </w:r>
      </w:del>
      <w:ins w:id="54" w:author="Samuel T Harrold">
        <w:r>
          <w:t xml:space="preserve">(step 5), and persist across</w:t>
        </w:r>
      </w:ins>
      <w:r>
        <w:t xml:space="preserve"> </w:t>
      </w:r>
      <w:r>
        <w:t xml:space="preserve">staff</w:t>
      </w:r>
      <w:r>
        <w:t xml:space="preserve"> </w:t>
      </w:r>
      <w:del w:id="71" w:author="Samuel T Harrold">
        <w:r>
          <w:delText xml:space="preserve">turnover,</w:delText>
        </w:r>
        <w:r>
          <w:delText xml:space="preserve"> </w:delText>
        </w:r>
        <w:r>
          <w:delText xml:space="preserve">and new analysts reuse validated queries.</w:delText>
        </w:r>
      </w:del>
      <w:ins w:id="55" w:author="Samuel T Harrold">
        <w:r>
          <w:t xml:space="preserve">turnover (step 6).</w:t>
        </w:r>
      </w:ins>
      <w:r>
        <w:t xml:space="preserve"> </w:t>
      </w:r>
      <w:r>
        <w:t xml:space="preserve">Dashed</w:t>
      </w:r>
      <w:r>
        <w:t xml:space="preserve"> </w:t>
      </w:r>
      <w:r>
        <w:t xml:space="preserve">arrows</w:t>
      </w:r>
      <w:r>
        <w:t xml:space="preserve"> </w:t>
      </w:r>
      <w:del w:id="72" w:author="Samuel T Harrold">
        <w:r>
          <w:delText xml:space="preserve">connect</w:delText>
        </w:r>
      </w:del>
      <w:ins w:id="56" w:author="Samuel T Harrold">
        <w:r>
          <w:t xml:space="preserve">mark</w:t>
        </w:r>
      </w:ins>
      <w:r>
        <w:t xml:space="preserve"> </w:t>
      </w:r>
      <w:r>
        <w:t xml:space="preserve">the</w:t>
      </w:r>
      <w:r>
        <w:t xml:space="preserve"> </w:t>
      </w:r>
      <w:del w:id="73" w:author="Samuel T Harrold">
        <w:r>
          <w:delText xml:space="preserve">cycle to three outcome pillars:</w:delText>
        </w:r>
        <w:r>
          <w:delText xml:space="preserve"> </w:delText>
        </w:r>
        <w:r>
          <w:delText xml:space="preserve">Storage</w:delText>
        </w:r>
      </w:del>
      <w:ins w:id="57" w:author="Samuel T Harrold">
        <w:r>
          <w:t xml:space="preserve">pillar outcomes: storage</w:t>
        </w:r>
      </w:ins>
      <w:r>
        <w:t xml:space="preserve"> </w:t>
      </w:r>
      <w:r>
        <w:t xml:space="preserve">advances</w:t>
      </w:r>
      <w:r>
        <w:t xml:space="preserve"> </w:t>
      </w:r>
      <w:del w:id="74" w:author="Samuel T Harrold">
        <w:r>
          <w:delText xml:space="preserve">Analytics Maturity,</w:delText>
        </w:r>
        <w:r>
          <w:delText xml:space="preserve"> </w:delText>
        </w:r>
        <w:r>
          <w:delText xml:space="preserve">Persistence</w:delText>
        </w:r>
      </w:del>
      <w:ins w:id="58" w:author="Samuel T Harrold">
        <w:r>
          <w:t xml:space="preserve">analytics maturity, persistence</w:t>
        </w:r>
      </w:ins>
      <w:r>
        <w:t xml:space="preserve"> </w:t>
      </w:r>
      <w:r>
        <w:t xml:space="preserve">stabilizes</w:t>
      </w:r>
      <w:r>
        <w:t xml:space="preserve"> </w:t>
      </w:r>
      <w:del w:id="75" w:author="Samuel T Harrold">
        <w:r>
          <w:delText xml:space="preserve">Workforce</w:delText>
        </w:r>
        <w:r>
          <w:delText xml:space="preserve"> </w:delText>
        </w:r>
        <w:r>
          <w:delText xml:space="preserve">Agility,</w:delText>
        </w:r>
      </w:del>
      <w:ins w:id="59" w:author="Samuel T Harrold">
        <w:r>
          <w:t xml:space="preserve">workforce agility,</w:t>
        </w:r>
      </w:ins>
      <w:r>
        <w:t xml:space="preserve"> </w:t>
      </w:r>
      <w:r>
        <w:t xml:space="preserve">and</w:t>
      </w:r>
      <w:r>
        <w:t xml:space="preserve"> </w:t>
      </w:r>
      <w:del w:id="76" w:author="Samuel T Harrold">
        <w:r>
          <w:delText xml:space="preserve">Retrieval</w:delText>
        </w:r>
      </w:del>
      <w:ins w:id="60" w:author="Samuel T Harrold">
        <w:r>
          <w:t xml:space="preserve">retrieval</w:t>
        </w:r>
      </w:ins>
      <w:r>
        <w:t xml:space="preserve"> </w:t>
      </w:r>
      <w:r>
        <w:t xml:space="preserve">increases</w:t>
      </w:r>
      <w:r>
        <w:t xml:space="preserve"> </w:t>
      </w:r>
      <w:del w:id="77" w:author="Samuel T Harrold">
        <w:r>
          <w:delText xml:space="preserve">Technical Enablement.</w:delText>
        </w:r>
      </w:del>
      <w:ins w:id="61" w:author="Samuel T Harrold">
        <w:r>
          <w:t xml:space="preserve">technical enablement.</w:t>
        </w:r>
      </w:ins>
    </w:p>
    <w:bookmarkEnd w:id="13"/>
    <w:bookmarkStart w:id="14" w:name="the-process-of-externalization"/>
    <w:p>
      <w:pPr>
        <w:pStyle w:val="Heading2"/>
      </w:pPr>
      <w:r>
        <w:t xml:space="preserve">The Process of Externalization</w:t>
      </w:r>
    </w:p>
    <w:p>
      <w:pPr>
        <w:pStyle w:val="FirstParagraph"/>
      </w:pPr>
      <w:r>
        <w:t xml:space="preserve">The cycle proceeds from AI query generation [</w:t>
      </w:r>
      <w:hyperlink w:anchor="ref-lee2023">
        <w:r>
          <w:rPr>
            <w:rStyle w:val="Hyperlink"/>
          </w:rPr>
          <w:t xml:space="preserve">30</w:t>
        </w:r>
      </w:hyperlink>
      <w:r>
        <w:t xml:space="preserve">]</w:t>
      </w:r>
      <w:r>
        <w:t xml:space="preserve"> </w:t>
      </w:r>
      <w:r>
        <w:t xml:space="preserve">through semantic translation to</w:t>
      </w:r>
      <w:r>
        <w:t xml:space="preserve"> </w:t>
      </w:r>
      <w:r>
        <w:rPr>
          <w:i/>
          <w:iCs/>
        </w:rPr>
        <w:t xml:space="preserve">Expert Validation</w:t>
      </w:r>
      <w:r>
        <w:t xml:space="preserve">, the critical</w:t>
      </w:r>
      <w:r>
        <w:t xml:space="preserve"> </w:t>
      </w:r>
      <w:r>
        <w:t xml:space="preserve">moment of Externalization, where the domain expert confirms or corrects</w:t>
      </w:r>
      <w:r>
        <w:t xml:space="preserve"> </w:t>
      </w:r>
      <w:r>
        <w:t xml:space="preserve">the AI’s interpretation and thereby captures tacit knowledge</w:t>
      </w:r>
      <w:r>
        <w:t xml:space="preserve"> </w:t>
      </w:r>
      <w:r>
        <w:t xml:space="preserve">[</w:t>
      </w:r>
      <w:hyperlink w:anchor="ref-bravorocca2023">
        <w:r>
          <w:rPr>
            <w:rStyle w:val="Hyperlink"/>
          </w:rPr>
          <w:t xml:space="preserve">31</w:t>
        </w:r>
      </w:hyperlink>
      <w:r>
        <w:t xml:space="preserve">,</w:t>
      </w:r>
      <w:hyperlink w:anchor="ref-mosqueirarey2023">
        <w:r>
          <w:rPr>
            <w:rStyle w:val="Hyperlink"/>
          </w:rPr>
          <w:t xml:space="preserve">32</w:t>
        </w:r>
      </w:hyperlink>
      <w:r>
        <w:t xml:space="preserve">]. The</w:t>
      </w:r>
      <w:r>
        <w:t xml:space="preserve"> </w:t>
      </w:r>
      <w:r>
        <w:t xml:space="preserve">validated triple is hashed and stored in organizational memory</w:t>
      </w:r>
      <w:r>
        <w:t xml:space="preserve"> </w:t>
      </w:r>
      <w:r>
        <w:t xml:space="preserve">[</w:t>
      </w:r>
      <w:hyperlink w:anchor="ref-benbya2004">
        <w:r>
          <w:rPr>
            <w:rStyle w:val="Hyperlink"/>
          </w:rPr>
          <w:t xml:space="preserve">33</w:t>
        </w:r>
      </w:hyperlink>
      <w:r>
        <w:t xml:space="preserve">], then retrieved ahead of future probabilistic</w:t>
      </w:r>
      <w:r>
        <w:t xml:space="preserve"> </w:t>
      </w:r>
      <w:r>
        <w:t xml:space="preserve">generation [</w:t>
      </w:r>
      <w:hyperlink w:anchor="ref-whittaker2008">
        <w:r>
          <w:rPr>
            <w:rStyle w:val="Hyperlink"/>
          </w:rPr>
          <w:t xml:space="preserve">34</w:t>
        </w:r>
      </w:hyperlink>
      <w:r>
        <w:t xml:space="preserve">]. Multimedia Appendix 1 details</w:t>
      </w:r>
      <w:r>
        <w:t xml:space="preserve"> </w:t>
      </w:r>
      <w:r>
        <w:t xml:space="preserve">each step alongside worked examples.</w:t>
      </w:r>
    </w:p>
    <w:bookmarkEnd w:id="14"/>
    <w:bookmarkStart w:id="15" w:name="comparison-with-existing-approaches"/>
    <w:p>
      <w:pPr>
        <w:pStyle w:val="Heading2"/>
      </w:pPr>
      <w:r>
        <w:t xml:space="preserve">Comparison with Existing Approaches</w:t>
      </w:r>
    </w:p>
    <w:p>
      <w:pPr>
        <w:pStyle w:val="FirstParagraph"/>
      </w:pPr>
      <w:r>
        <w:t xml:space="preserve">Organizations have addressed institutional memory loss through several</w:t>
      </w:r>
      <w:r>
        <w:t xml:space="preserve"> </w:t>
      </w:r>
      <w:r>
        <w:t xml:space="preserve">strategies, each with limitations HITL-KG overcomes.</w:t>
      </w:r>
    </w:p>
    <w:p>
      <w:pPr>
        <w:pStyle w:val="BodyText"/>
      </w:pPr>
      <w:r>
        <w:rPr>
          <w:i/>
          <w:iCs/>
        </w:rPr>
        <w:t xml:space="preserve">Code-based semantic layers</w:t>
      </w:r>
      <w:r>
        <w:t xml:space="preserve"> </w:t>
      </w:r>
      <w:r>
        <w:t xml:space="preserve">(e.g., dbt, LookML) encode business logic</w:t>
      </w:r>
      <w:r>
        <w:t xml:space="preserve"> </w:t>
      </w:r>
      <w:r>
        <w:t xml:space="preserve">in version-controlled repositories, but suffer “schema rot” where</w:t>
      </w:r>
      <w:r>
        <w:t xml:space="preserve"> </w:t>
      </w:r>
      <w:r>
        <w:t xml:space="preserve">electronic medical record (EMR) data models change frequently and</w:t>
      </w:r>
      <w:r>
        <w:t xml:space="preserve"> </w:t>
      </w:r>
      <w:r>
        <w:t xml:space="preserve">maintenance exceeds high-turnover teams’ capacity, misaligning the</w:t>
      </w:r>
      <w:r>
        <w:t xml:space="preserve"> </w:t>
      </w:r>
      <w:r>
        <w:t xml:space="preserve">layer from the underlying data</w:t>
      </w:r>
      <w:r>
        <w:t xml:space="preserve"> </w:t>
      </w:r>
      <w:r>
        <w:t xml:space="preserve">[</w:t>
      </w:r>
      <w:del w:id="78" w:author="Samuel T Harrold">
        <w:hyperlink w:anchor="ref-mannapur2025">
          <w:r>
            <w:rPr>
              <w:rStyle w:val="Hyperlink"/>
            </w:rPr>
            <w:delText xml:space="preserve">33</w:delText>
          </w:r>
        </w:hyperlink>
        <w:r>
          <w:delText xml:space="preserve">,</w:delText>
        </w:r>
      </w:del>
      <w:hyperlink w:anchor="ref-battula2025">
        <w:r>
          <w:rPr>
            <w:rStyle w:val="Hyperlink"/>
          </w:rPr>
          <w:t xml:space="preserve">35</w:t>
        </w:r>
      </w:hyperlink>
      <w:r>
        <w:t xml:space="preserve">]. HITL-KG’s</w:t>
      </w:r>
      <w:r>
        <w:t xml:space="preserve"> </w:t>
      </w:r>
      <w:r>
        <w:t xml:space="preserve">validated query triples share the version-control principle but add the</w:t>
      </w:r>
      <w:r>
        <w:t xml:space="preserve"> </w:t>
      </w:r>
      <w:r>
        <w:t xml:space="preserve">rationale metadata semantic layers lack: not just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 query does,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Traditional knowledge management</w:t>
      </w:r>
      <w:r>
        <w:t xml:space="preserve"> </w:t>
      </w:r>
      <w:r>
        <w:t xml:space="preserve">(wikis, data dictionaries, runbooks)</w:t>
      </w:r>
      <w:r>
        <w:t xml:space="preserve"> </w:t>
      </w:r>
      <w:r>
        <w:t xml:space="preserve">relies on passive capture where users must stop working to document,</w:t>
      </w:r>
      <w:r>
        <w:t xml:space="preserve"> </w:t>
      </w:r>
      <w:r>
        <w:t xml:space="preserve">which reduces participation and produces inaccurate records under</w:t>
      </w:r>
      <w:r>
        <w:t xml:space="preserve"> </w:t>
      </w:r>
      <w:r>
        <w:t xml:space="preserve">cognitive load [</w:t>
      </w:r>
      <w:hyperlink w:anchor="ref-mayo2016">
        <w:r>
          <w:rPr>
            <w:rStyle w:val="Hyperlink"/>
          </w:rPr>
          <w:t xml:space="preserve">16</w:t>
        </w:r>
      </w:hyperlink>
      <w:r>
        <w:t xml:space="preserve">,</w:t>
      </w:r>
      <w:hyperlink w:anchor="ref-goffin2011">
        <w:r>
          <w:rPr>
            <w:rStyle w:val="Hyperlink"/>
          </w:rPr>
          <w:t xml:space="preserve">26</w:t>
        </w:r>
      </w:hyperlink>
      <w:r>
        <w:t xml:space="preserve">]. Such</w:t>
      </w:r>
      <w:r>
        <w:t xml:space="preserve"> </w:t>
      </w:r>
      <w:r>
        <w:t xml:space="preserve">documentation might suffice for a small, stable query set, but real</w:t>
      </w:r>
      <w:r>
        <w:t xml:space="preserve"> </w:t>
      </w:r>
      <w:r>
        <w:t xml:space="preserve">workloads are neither: more than half of analytical queries recur in</w:t>
      </w:r>
      <w:r>
        <w:t xml:space="preserve"> </w:t>
      </w:r>
      <w:r>
        <w:t xml:space="preserve">large production workloads [</w:t>
      </w:r>
      <w:hyperlink w:anchor="ref-jindal2019">
        <w:r>
          <w:rPr>
            <w:rStyle w:val="Hyperlink"/>
          </w:rPr>
          <w:t xml:space="preserve">36</w:t>
        </w:r>
      </w:hyperlink>
      <w:r>
        <w:t xml:space="preserve">], yet even small</w:t>
      </w:r>
      <w:r>
        <w:t xml:space="preserve"> </w:t>
      </w:r>
      <w:r>
        <w:t xml:space="preserve">databases log</w:t>
      </w:r>
      <w:ins w:id="62" w:author="Samuel T Harrold">
        <w:r>
          <w:t xml:space="preserve"> </w:t>
        </w:r>
        <w:r>
          <w:t xml:space="preserve">hundreds to</w:t>
        </w:r>
      </w:ins>
      <w:r>
        <w:t xml:space="preserve"> </w:t>
      </w:r>
      <w:r>
        <w:t xml:space="preserve">thousands of distinct query strings</w:t>
      </w:r>
      <w:r>
        <w:t xml:space="preserve"> </w:t>
      </w:r>
      <w:r>
        <w:t xml:space="preserve">[</w:t>
      </w:r>
      <w:hyperlink w:anchor="ref-kul2018">
        <w:r>
          <w:rPr>
            <w:rStyle w:val="Hyperlink"/>
          </w:rPr>
          <w:t xml:space="preserve">37</w:t>
        </w:r>
      </w:hyperlink>
      <w:r>
        <w:t xml:space="preserve">], so a fixed set of documented queries captures</w:t>
      </w:r>
      <w:r>
        <w:t xml:space="preserve"> </w:t>
      </w:r>
      <w:r>
        <w:t xml:space="preserve">neither the large recurring core nor the evolving ad-hoc tail. HITL-KG</w:t>
      </w:r>
      <w:r>
        <w:t xml:space="preserve"> </w:t>
      </w:r>
      <w:r>
        <w:t xml:space="preserve">instead implements active capture across both regimes: the query itself</w:t>
      </w:r>
      <w:r>
        <w:t xml:space="preserve"> </w:t>
      </w:r>
      <w:r>
        <w:t xml:space="preserve">is the documentation, validated at the point of use</w:t>
      </w:r>
      <w:r>
        <w:t xml:space="preserve"> </w:t>
      </w:r>
      <w:r>
        <w:t xml:space="preserve">[</w:t>
      </w:r>
      <w:hyperlink w:anchor="ref-moore2018">
        <w:r>
          <w:rPr>
            <w:rStyle w:val="Hyperlink"/>
          </w:rPr>
          <w:t xml:space="preserve">28</w:t>
        </w:r>
      </w:hyperlink>
      <w:r>
        <w:t xml:space="preserve">].</w:t>
      </w:r>
    </w:p>
    <w:p>
      <w:pPr>
        <w:pStyle w:val="BodyText"/>
      </w:pPr>
      <w:r>
        <w:rPr>
          <w:i/>
          <w:iCs/>
        </w:rPr>
        <w:t xml:space="preserve">Unsupervised AI querying</w:t>
      </w:r>
      <w:r>
        <w:t xml:space="preserve"> </w:t>
      </w:r>
      <w:r>
        <w:t xml:space="preserve">removes human oversight entirely; current</w:t>
      </w:r>
      <w:r>
        <w:t xml:space="preserve"> </w:t>
      </w:r>
      <w:r>
        <w:t xml:space="preserve">NL2SQL accuracy makes this unsafe for clinical analytics</w:t>
      </w:r>
      <w:r>
        <w:t xml:space="preserve"> </w:t>
      </w:r>
      <w:r>
        <w:t xml:space="preserve">[</w:t>
      </w:r>
      <w:hyperlink w:anchor="ref-ziletti2024">
        <w:r>
          <w:rPr>
            <w:rStyle w:val="Hyperlink"/>
          </w:rPr>
          <w:t xml:space="preserve">38</w:t>
        </w:r>
      </w:hyperlink>
      <w:r>
        <w:t xml:space="preserve">]. HITL-KG occupies the middle ground: AI</w:t>
      </w:r>
      <w:r>
        <w:t xml:space="preserve"> </w:t>
      </w:r>
      <w:r>
        <w:t xml:space="preserve">generates, humans validate.</w:t>
      </w:r>
    </w:p>
    <w:bookmarkEnd w:id="15"/>
    <w:bookmarkEnd w:id="16"/>
    <w:bookmarkStart w:id="20" w:name="the-evidence-base-three-pillars"/>
    <w:p>
      <w:pPr>
        <w:pStyle w:val="Heading1"/>
      </w:pPr>
      <w:r>
        <w:t xml:space="preserve">The Evidence Base: Three Pillars</w:t>
      </w:r>
    </w:p>
    <w:p>
      <w:pPr>
        <w:pStyle w:val="FirstParagraph"/>
      </w:pPr>
      <w:r>
        <w:t xml:space="preserve">The evidence presented below supports the existence and severity of the</w:t>
      </w:r>
      <w:r>
        <w:t xml:space="preserve"> </w:t>
      </w:r>
      <w:r>
        <w:t xml:space="preserve">problem HITL-KG addresses, and the maturity of the technologies it</w:t>
      </w:r>
      <w:r>
        <w:t xml:space="preserve"> </w:t>
      </w:r>
      <w:r>
        <w:t xml:space="preserve">requires. It does not constitute empirical validation of the framework</w:t>
      </w:r>
      <w:r>
        <w:t xml:space="preserve"> </w:t>
      </w:r>
      <w:r>
        <w:t xml:space="preserve">itself, which remains a theoretically grounded, testable proposition</w:t>
      </w:r>
      <w:r>
        <w:t xml:space="preserve"> </w:t>
      </w:r>
      <w:r>
        <w:t xml:space="preserve">whose empirical evaluation is the subject of future work.</w:t>
      </w:r>
    </w:p>
    <w:p>
      <w:pPr>
        <w:pStyle w:val="BodyText"/>
      </w:pPr>
      <w:r>
        <w:t xml:space="preserve">The HITL-KG framework is supported by three pillars of empirical</w:t>
      </w:r>
      <w:r>
        <w:t xml:space="preserve"> </w:t>
      </w:r>
      <w:r>
        <w:t xml:space="preserve">evidence synthesized from the literature cited throughout this article.</w:t>
      </w:r>
    </w:p>
    <w:bookmarkStart w:id="17" w:name="pillar-1-analytics-maturity-evidence"/>
    <w:p>
      <w:pPr>
        <w:pStyle w:val="Heading2"/>
      </w:pPr>
      <w:r>
        <w:t xml:space="preserve">Pillar 1: Analytics Maturity Evidence</w:t>
      </w:r>
    </w:p>
    <w:p>
      <w:pPr>
        <w:pStyle w:val="FirstParagraph"/>
      </w:pPr>
      <w:r>
        <w:rPr>
          <w:i/>
          <w:iCs/>
        </w:rPr>
        <w:t xml:space="preserve">Analytics maturity</w:t>
      </w:r>
      <w:r>
        <w:t xml:space="preserve"> </w:t>
      </w:r>
      <w:r>
        <w:t xml:space="preserve">describes an organization’s progression in using</w:t>
      </w:r>
      <w:r>
        <w:t xml:space="preserve"> </w:t>
      </w:r>
      <w:r>
        <w:t xml:space="preserve">data and quantitative models for fact-based decisions</w:t>
      </w:r>
      <w:r>
        <w:t xml:space="preserve"> </w:t>
      </w:r>
      <w:r>
        <w:t xml:space="preserve">[</w:t>
      </w:r>
      <w:hyperlink w:anchor="ref-davenport2007">
        <w:r>
          <w:rPr>
            <w:rStyle w:val="Hyperlink"/>
          </w:rPr>
          <w:t xml:space="preserve">39</w:t>
        </w:r>
      </w:hyperlink>
      <w:r>
        <w:t xml:space="preserve">], a construct operationalized by staged</w:t>
      </w:r>
      <w:r>
        <w:t xml:space="preserve"> </w:t>
      </w:r>
      <w:r>
        <w:t xml:space="preserve">maturity models that extend beyond the HIMSS AMAM</w:t>
      </w:r>
      <w:r>
        <w:t xml:space="preserve"> </w:t>
      </w:r>
      <w:r>
        <w:t xml:space="preserve">[</w:t>
      </w:r>
      <w:hyperlink w:anchor="ref-grossman2018">
        <w:r>
          <w:rPr>
            <w:rStyle w:val="Hyperlink"/>
          </w:rPr>
          <w:t xml:space="preserve">40</w:t>
        </w:r>
      </w:hyperlink>
      <w:r>
        <w:t xml:space="preserve">,</w:t>
      </w:r>
      <w:hyperlink w:anchor="ref-langer2025">
        <w:r>
          <w:rPr>
            <w:rStyle w:val="Hyperlink"/>
          </w:rPr>
          <w:t xml:space="preserve">41</w:t>
        </w:r>
      </w:hyperlink>
      <w:r>
        <w:t xml:space="preserve">]. Healthcare maturity</w:t>
      </w:r>
      <w:r>
        <w:t xml:space="preserve"> </w:t>
      </w:r>
      <w:r>
        <w:t xml:space="preserve">remains chronically low. Assessments reveal only 26 organizations</w:t>
      </w:r>
      <w:r>
        <w:t xml:space="preserve"> </w:t>
      </w:r>
      <w:r>
        <w:t xml:space="preserve">achieved Stage 6 and 13 reached Stage 7 by late 2024</w:t>
      </w:r>
      <w:r>
        <w:t xml:space="preserve"> </w:t>
      </w:r>
      <w:r>
        <w:t xml:space="preserve">[</w:t>
      </w:r>
      <w:hyperlink w:anchor="ref-himss2024">
        <w:r>
          <w:rPr>
            <w:rStyle w:val="Hyperlink"/>
          </w:rPr>
          <w:t xml:space="preserve">1</w:t>
        </w:r>
      </w:hyperlink>
      <w:r>
        <w:t xml:space="preserve">,</w:t>
      </w:r>
      <w:hyperlink w:anchor="ref-himss2024news">
        <w:r>
          <w:rPr>
            <w:rStyle w:val="Hyperlink"/>
          </w:rPr>
          <w:t xml:space="preserve">2</w:t>
        </w:r>
      </w:hyperlink>
      <w:r>
        <w:t xml:space="preserve">]. Because AMAM</w:t>
      </w:r>
      <w:r>
        <w:t xml:space="preserve"> </w:t>
      </w:r>
      <w:r>
        <w:t xml:space="preserve">assessment is voluntary and self-selected, these figures likely</w:t>
      </w:r>
      <w:r>
        <w:t xml:space="preserve"> </w:t>
      </w:r>
      <w:r>
        <w:t xml:space="preserve">overrepresent analytics-committed organizations, so low maturity may be</w:t>
      </w:r>
      <w:r>
        <w:t xml:space="preserve"> </w:t>
      </w:r>
      <w:r>
        <w:t xml:space="preserve">even more widespread than the counts suggest</w:t>
      </w:r>
      <w:r>
        <w:t xml:space="preserve"> </w:t>
      </w:r>
      <w:r>
        <w:t xml:space="preserve">[</w:t>
      </w:r>
      <w:hyperlink w:anchor="ref-halbesleben2013">
        <w:r>
          <w:rPr>
            <w:rStyle w:val="Hyperlink"/>
          </w:rPr>
          <w:t xml:space="preserve">42</w:t>
        </w:r>
      </w:hyperlink>
      <w:r>
        <w:t xml:space="preserve">,</w:t>
      </w:r>
      <w:hyperlink w:anchor="ref-tomaskovic1994">
        <w:r>
          <w:rPr>
            <w:rStyle w:val="Hyperlink"/>
          </w:rPr>
          <w:t xml:space="preserve">43</w:t>
        </w:r>
      </w:hyperlink>
      <w:r>
        <w:t xml:space="preserve">].</w:t>
      </w:r>
      <w:r>
        <w:t xml:space="preserve"> </w:t>
      </w:r>
      <w:del w:id="79" w:author="Samuel T Harrold">
        <w:r>
          <w:delText xml:space="preserve">Most</w:delText>
        </w:r>
      </w:del>
      <w:ins w:id="63" w:author="Samuel T Harrold">
        <w:r>
          <w:t xml:space="preserve">The</w:t>
        </w:r>
        <w:r>
          <w:t xml:space="preserve"> </w:t>
        </w:r>
        <w:r>
          <w:t xml:space="preserve">corollary is that the vast majority of</w:t>
        </w:r>
      </w:ins>
      <w:r>
        <w:t xml:space="preserve"> </w:t>
      </w:r>
      <w:r>
        <w:t xml:space="preserve">organizations remain at</w:t>
      </w:r>
      <w:r>
        <w:t xml:space="preserve"> </w:t>
      </w:r>
      <w:del w:id="80" w:author="Samuel T Harrold">
        <w:r>
          <w:delText xml:space="preserve">Stages 0-3,</w:delText>
        </w:r>
      </w:del>
      <w:ins w:id="64" w:author="Samuel T Harrold">
        <w:r>
          <w:t xml:space="preserve">the lower stages,</w:t>
        </w:r>
      </w:ins>
      <w:r>
        <w:t xml:space="preserve"> </w:t>
      </w:r>
      <w:r>
        <w:t xml:space="preserve">characterized by fragmented data</w:t>
      </w:r>
      <w:r>
        <w:t xml:space="preserve"> </w:t>
      </w:r>
      <w:r>
        <w:t xml:space="preserve">and limited predictive capabilities [</w:t>
      </w:r>
      <w:hyperlink w:anchor="ref-health2020">
        <w:r>
          <w:rPr>
            <w:rStyle w:val="Hyperlink"/>
          </w:rPr>
          <w:t xml:space="preserve">44</w:t>
        </w:r>
      </w:hyperlink>
      <w:r>
        <w:t xml:space="preserve">]. However,</w:t>
      </w:r>
      <w:r>
        <w:t xml:space="preserve"> </w:t>
      </w:r>
      <w:r>
        <w:t xml:space="preserve">maturity is not merely an IT metric; it is a clinical safety predictor.</w:t>
      </w:r>
      <w:r>
        <w:t xml:space="preserve"> </w:t>
      </w:r>
      <w:r>
        <w:t xml:space="preserve">In HIMSS’s companion Electronic Medical Record Adoption Model (EMRAM),</w:t>
      </w:r>
      <w:r>
        <w:t xml:space="preserve"> </w:t>
      </w:r>
      <w:r>
        <w:t xml:space="preserve">which measures the EMR adoption underlying analytics capability, levels</w:t>
      </w:r>
      <w:r>
        <w:t xml:space="preserve"> </w:t>
      </w:r>
      <w:r>
        <w:t xml:space="preserve">6-7 correlate with 3.25 times higher odds of better Leapfrog Safety</w:t>
      </w:r>
      <w:r>
        <w:t xml:space="preserve"> </w:t>
      </w:r>
      <w:r>
        <w:t xml:space="preserve">Grades [</w:t>
      </w:r>
      <w:hyperlink w:anchor="ref-snowdon2024">
        <w:r>
          <w:rPr>
            <w:rStyle w:val="Hyperlink"/>
          </w:rPr>
          <w:t xml:space="preserve">45</w:t>
        </w:r>
      </w:hyperlink>
      <w:r>
        <w:t xml:space="preserve">]. Low maturity creates a “low-maturity</w:t>
      </w:r>
      <w:r>
        <w:t xml:space="preserve"> </w:t>
      </w:r>
      <w:r>
        <w:t xml:space="preserve">trap” where data quality issues (such as the 39-71% missing data rates</w:t>
      </w:r>
      <w:r>
        <w:t xml:space="preserve"> </w:t>
      </w:r>
      <w:r>
        <w:t xml:space="preserve">in cancer databases [</w:t>
      </w:r>
      <w:hyperlink w:anchor="ref-yang2021">
        <w:r>
          <w:rPr>
            <w:rStyle w:val="Hyperlink"/>
          </w:rPr>
          <w:t xml:space="preserve">46</w:t>
        </w:r>
      </w:hyperlink>
      <w:r>
        <w:t xml:space="preserve">]) remain uncorrected because</w:t>
      </w:r>
      <w:r>
        <w:t xml:space="preserve"> </w:t>
      </w:r>
      <w:r>
        <w:t xml:space="preserve">the experts who understand the context are leaving.</w:t>
      </w:r>
    </w:p>
    <w:p>
      <w:pPr>
        <w:pStyle w:val="BodyText"/>
      </w:pPr>
      <w:r>
        <w:t xml:space="preserve">Critically, low maturity is not simply a status; it is a</w:t>
      </w:r>
      <w:r>
        <w:t xml:space="preserve"> </w:t>
      </w:r>
      <w:r>
        <w:t xml:space="preserve">self-reinforcing trap. Organizations at Stages 0-3 lack the automated</w:t>
      </w:r>
      <w:r>
        <w:t xml:space="preserve"> </w:t>
      </w:r>
      <w:r>
        <w:t xml:space="preserve">monitoring and data governance infrastructure needed to detect their</w:t>
      </w:r>
      <w:r>
        <w:t xml:space="preserve"> </w:t>
      </w:r>
      <w:r>
        <w:t xml:space="preserve">own deficiencies,</w:t>
      </w:r>
      <w:r>
        <w:t xml:space="preserve"> </w:t>
      </w:r>
      <w:del w:id="81" w:author="Samuel T Harrold">
        <w:r>
          <w:delText xml:space="preserve">creating a vicious cycle in which</w:delText>
        </w:r>
      </w:del>
      <w:ins w:id="65" w:author="Samuel T Harrold">
        <w:r>
          <w:t xml:space="preserve">so</w:t>
        </w:r>
      </w:ins>
      <w:r>
        <w:t xml:space="preserve"> </w:t>
      </w:r>
      <w:r>
        <w:t xml:space="preserve">poor data</w:t>
      </w:r>
      <w:r>
        <w:t xml:space="preserve"> </w:t>
      </w:r>
      <w:r>
        <w:t xml:space="preserve">quality goes</w:t>
      </w:r>
      <w:r>
        <w:t xml:space="preserve"> </w:t>
      </w:r>
      <w:del w:id="82" w:author="Samuel T Harrold">
        <w:r>
          <w:delText xml:space="preserve">unrecognized because no systems exist to measure</w:delText>
        </w:r>
        <w:r>
          <w:delText xml:space="preserve"> </w:delText>
        </w:r>
        <w:r>
          <w:delText xml:space="preserve">it.</w:delText>
        </w:r>
      </w:del>
      <w:ins w:id="66" w:author="Samuel T Harrold">
        <w:r>
          <w:t xml:space="preserve">unrecognized.</w:t>
        </w:r>
      </w:ins>
      <w:r>
        <w:t xml:space="preserve"> </w:t>
      </w:r>
      <w:r>
        <w:t xml:space="preserve">The clinical consequences</w:t>
      </w:r>
      <w:del w:id="83" w:author="Samuel T Harrold">
        <w:r>
          <w:delText xml:space="preserve"> </w:delText>
        </w:r>
        <w:r>
          <w:delText xml:space="preserve">of this trap</w:delText>
        </w:r>
      </w:del>
      <w:r>
        <w:t xml:space="preserve"> </w:t>
      </w:r>
      <w:r>
        <w:t xml:space="preserve">are</w:t>
      </w:r>
      <w:r>
        <w:t xml:space="preserve"> </w:t>
      </w:r>
      <w:r>
        <w:t xml:space="preserve">measurable: one Medicare accountable care organization (ACO) that</w:t>
      </w:r>
      <w:r>
        <w:t xml:space="preserve"> </w:t>
      </w:r>
      <w:r>
        <w:t xml:space="preserve">implemented analytics to overcome electronic health record (EHR)</w:t>
      </w:r>
      <w:r>
        <w:t xml:space="preserve"> </w:t>
      </w:r>
      <w:r>
        <w:t xml:space="preserve">fragmentation reduced readmission rates from 24% to 17.8% and achieved</w:t>
      </w:r>
      <w:r>
        <w:t xml:space="preserve"> </w:t>
      </w:r>
      <w:r>
        <w:t xml:space="preserve">$1.6 million in cost savings [</w:t>
      </w:r>
      <w:hyperlink w:anchor="ref-latrella2024">
        <w:r>
          <w:rPr>
            <w:rStyle w:val="Hyperlink"/>
          </w:rPr>
          <w:t xml:space="preserve">47</w:t>
        </w:r>
      </w:hyperlink>
      <w:r>
        <w:t xml:space="preserve">]</w:t>
      </w:r>
      <w:del w:id="84" w:author="Samuel T Harrold">
        <w:r>
          <w:delText xml:space="preserve">,</w:delText>
        </w:r>
        <w:r>
          <w:delText xml:space="preserve"> </w:delText>
        </w:r>
        <w:r>
          <w:delText xml:space="preserve">demonstrating what becomes possible when organizations escape this</w:delText>
        </w:r>
        <w:r>
          <w:delText xml:space="preserve"> </w:delText>
        </w:r>
        <w:r>
          <w:delText xml:space="preserve">cycle.</w:delText>
        </w:r>
      </w:del>
      <w:ins w:id="67" w:author="Samuel T Harrold">
        <w:r>
          <w:t xml:space="preserve">.</w:t>
        </w:r>
      </w:ins>
      <w:r>
        <w:t xml:space="preserve"> </w:t>
      </w:r>
      <w:r>
        <w:t xml:space="preserve">Yet</w:t>
      </w:r>
      <w:del w:id="85" w:author="Samuel T Harrold">
        <w:r>
          <w:delText xml:space="preserve"> </w:delText>
        </w:r>
        <w:r>
          <w:delText xml:space="preserve">68% of healthcare organizations continue to cite</w:delText>
        </w:r>
      </w:del>
      <w:r>
        <w:t xml:space="preserve"> </w:t>
      </w:r>
      <w:r>
        <w:t xml:space="preserve">data interoperability</w:t>
      </w:r>
      <w:r>
        <w:t xml:space="preserve"> </w:t>
      </w:r>
      <w:del w:id="86" w:author="Samuel T Harrold">
        <w:r>
          <w:delText xml:space="preserve">as the</w:delText>
        </w:r>
      </w:del>
      <w:ins w:id="68" w:author="Samuel T Harrold">
        <w:r>
          <w:t xml:space="preserve">remains a</w:t>
        </w:r>
      </w:ins>
      <w:r>
        <w:t xml:space="preserve"> </w:t>
      </w:r>
      <w:r>
        <w:t xml:space="preserve">leading obstacle to</w:t>
      </w:r>
      <w:r>
        <w:t xml:space="preserve"> </w:t>
      </w:r>
      <w:r>
        <w:t xml:space="preserve">analytics</w:t>
      </w:r>
      <w:r>
        <w:t xml:space="preserve"> </w:t>
      </w:r>
      <w:del w:id="87" w:author="Samuel T Harrold">
        <w:r>
          <w:delText xml:space="preserve">adoption, followed by privacy concerns (64%) and</w:delText>
        </w:r>
        <w:r>
          <w:delText xml:space="preserve"> </w:delText>
        </w:r>
        <w:r>
          <w:delText xml:space="preserve">insufficient staff training (59%)</w:delText>
        </w:r>
      </w:del>
      <w:ins w:id="69" w:author="Samuel T Harrold">
        <w:r>
          <w:t xml:space="preserve">adoption</w:t>
        </w:r>
      </w:ins>
      <w:r>
        <w:t xml:space="preserve"> </w:t>
      </w:r>
      <w:r>
        <w:t xml:space="preserve">[</w:t>
      </w:r>
      <w:del w:id="88" w:author="Samuel T Harrold">
        <w:hyperlink w:anchor="ref-nashid2023">
          <w:r>
            <w:rPr>
              <w:rStyle w:val="Hyperlink"/>
            </w:rPr>
            <w:delText xml:space="preserve">48</w:delText>
          </w:r>
        </w:hyperlink>
      </w:del>
      <w:ins w:id="70" w:author="Samuel T Harrold">
        <w:hyperlink w:anchor="ref-gal2019">
          <w:r>
            <w:rPr>
              <w:rStyle w:val="Hyperlink"/>
            </w:rPr>
            <w:t xml:space="preserve">3</w:t>
          </w:r>
        </w:hyperlink>
        <w:r>
          <w:t xml:space="preserve">,</w:t>
        </w:r>
        <w:hyperlink w:anchor="ref-zhang2024">
          <w:r>
            <w:rPr>
              <w:rStyle w:val="Hyperlink"/>
            </w:rPr>
            <w:t xml:space="preserve">4</w:t>
          </w:r>
        </w:hyperlink>
      </w:ins>
      <w:r>
        <w:t xml:space="preserve">].</w:t>
      </w:r>
      <w:r>
        <w:t xml:space="preserve"> </w:t>
      </w:r>
      <w:r>
        <w:t xml:space="preserve">Barriers including employee resistance to change and lack of</w:t>
      </w:r>
      <w:r>
        <w:t xml:space="preserve"> </w:t>
      </w:r>
      <w:r>
        <w:t xml:space="preserve">organizational readiness further stall data-driven initiatives</w:t>
      </w:r>
      <w:r>
        <w:t xml:space="preserve"> </w:t>
      </w:r>
      <w:r>
        <w:t xml:space="preserve">[</w:t>
      </w:r>
      <w:hyperlink w:anchor="ref-shahbaz2019">
        <w:r>
          <w:rPr>
            <w:rStyle w:val="Hyperlink"/>
          </w:rPr>
          <w:t xml:space="preserve">48</w:t>
        </w:r>
      </w:hyperlink>
      <w:r>
        <w:t xml:space="preserve">,</w:t>
      </w:r>
      <w:hyperlink w:anchor="ref-kamble2019">
        <w:r>
          <w:rPr>
            <w:rStyle w:val="Hyperlink"/>
          </w:rPr>
          <w:t xml:space="preserve">49</w:t>
        </w:r>
      </w:hyperlink>
      <w:r>
        <w:t xml:space="preserve">]. The</w:t>
      </w:r>
      <w:r>
        <w:t xml:space="preserve"> </w:t>
      </w:r>
      <w:del w:id="89" w:author="Samuel T Harrold">
        <w:r>
          <w:delText xml:space="preserve">low-maturity</w:delText>
        </w:r>
        <w:r>
          <w:delText xml:space="preserve"> </w:delText>
        </w:r>
      </w:del>
      <w:r>
        <w:t xml:space="preserve">trap thus</w:t>
      </w:r>
      <w:r>
        <w:t xml:space="preserve"> </w:t>
      </w:r>
      <w:del w:id="90" w:author="Samuel T Harrold">
        <w:r>
          <w:delText xml:space="preserve">compounds over time:</w:delText>
        </w:r>
      </w:del>
      <w:ins w:id="71" w:author="Samuel T Harrold">
        <w:r>
          <w:t xml:space="preserve">compounds:</w:t>
        </w:r>
      </w:ins>
      <w:r>
        <w:t xml:space="preserve"> </w:t>
      </w:r>
      <w:r>
        <w:t xml:space="preserve">each year of</w:t>
      </w:r>
      <w:r>
        <w:t xml:space="preserve"> </w:t>
      </w:r>
      <w:r>
        <w:t xml:space="preserve">delayed investment widens the gap between what the organization could</w:t>
      </w:r>
      <w:r>
        <w:t xml:space="preserve"> </w:t>
      </w:r>
      <w:r>
        <w:t xml:space="preserve">know and what it</w:t>
      </w:r>
      <w:r>
        <w:t xml:space="preserve"> </w:t>
      </w:r>
      <w:del w:id="91" w:author="Samuel T Harrold">
        <w:r>
          <w:delText xml:space="preserve">actually knows.</w:delText>
        </w:r>
      </w:del>
      <w:ins w:id="72" w:author="Samuel T Harrold">
        <w:r>
          <w:t xml:space="preserve">does know.</w:t>
        </w:r>
      </w:ins>
    </w:p>
    <w:bookmarkEnd w:id="17"/>
    <w:bookmarkStart w:id="18" w:name="pillar-2-workforce-agility-evidence"/>
    <w:p>
      <w:pPr>
        <w:pStyle w:val="Heading2"/>
      </w:pPr>
      <w:r>
        <w:t xml:space="preserve">Pillar 2: Workforce Agility Evidence</w:t>
      </w:r>
    </w:p>
    <w:p>
      <w:pPr>
        <w:pStyle w:val="FirstParagraph"/>
      </w:pPr>
      <w:r>
        <w:rPr>
          <w:i/>
          <w:iCs/>
        </w:rPr>
        <w:t xml:space="preserve">Workforce agility</w:t>
      </w:r>
      <w:r>
        <w:t xml:space="preserve"> </w:t>
      </w:r>
      <w:r>
        <w:t xml:space="preserve">is a workforce’s capacity for proactivity,</w:t>
      </w:r>
      <w:r>
        <w:t xml:space="preserve"> </w:t>
      </w:r>
      <w:r>
        <w:t xml:space="preserve">adaptability, and resilience under change</w:t>
      </w:r>
      <w:r>
        <w:t xml:space="preserve"> </w:t>
      </w:r>
      <w:r>
        <w:t xml:space="preserve">[</w:t>
      </w:r>
      <w:hyperlink w:anchor="ref-breu2002">
        <w:r>
          <w:rPr>
            <w:rStyle w:val="Hyperlink"/>
          </w:rPr>
          <w:t xml:space="preserve">50</w:t>
        </w:r>
      </w:hyperlink>
      <w:r>
        <w:t xml:space="preserve">,</w:t>
      </w:r>
      <w:hyperlink w:anchor="ref-tessarini2021">
        <w:r>
          <w:rPr>
            <w:rStyle w:val="Hyperlink"/>
          </w:rPr>
          <w:t xml:space="preserve">51</w:t>
        </w:r>
      </w:hyperlink>
      <w:r>
        <w:t xml:space="preserve">]. In healthcare</w:t>
      </w:r>
      <w:r>
        <w:t xml:space="preserve"> </w:t>
      </w:r>
      <w:r>
        <w:t xml:space="preserve">analytics, the evidence below documents the instability that</w:t>
      </w:r>
      <w:r>
        <w:t xml:space="preserve"> </w:t>
      </w:r>
      <w:r>
        <w:t xml:space="preserve">systematically erodes this capacity. The cost of turnover in</w:t>
      </w:r>
      <w:r>
        <w:t xml:space="preserve"> </w:t>
      </w:r>
      <w:r>
        <w:t xml:space="preserve">informatics is higher than standard IT. Knowledge loss can cost up to</w:t>
      </w:r>
      <w:r>
        <w:t xml:space="preserve"> </w:t>
      </w:r>
      <w:r>
        <w:t xml:space="preserve">three times annual salary</w:t>
      </w:r>
      <w:r>
        <w:t xml:space="preserve"> </w:t>
      </w:r>
      <w:r>
        <w:t xml:space="preserve">[</w:t>
      </w:r>
      <w:hyperlink w:anchor="ref-massingham2018">
        <w:r>
          <w:rPr>
            <w:rStyle w:val="Hyperlink"/>
          </w:rPr>
          <w:t xml:space="preserve">24</w:t>
        </w:r>
      </w:hyperlink>
      <w:r>
        <w:t xml:space="preserve">,</w:t>
      </w:r>
      <w:hyperlink w:anchor="ref-wynendaele2025">
        <w:r>
          <w:rPr>
            <w:rStyle w:val="Hyperlink"/>
          </w:rPr>
          <w:t xml:space="preserve">52</w:t>
        </w:r>
      </w:hyperlink>
      <w:r>
        <w:t xml:space="preserve">]. In clinical</w:t>
      </w:r>
      <w:r>
        <w:t xml:space="preserve"> </w:t>
      </w:r>
      <w:r>
        <w:t xml:space="preserve">informatics specifically, replacement costs range from $50,000 to</w:t>
      </w:r>
      <w:r>
        <w:t xml:space="preserve"> </w:t>
      </w:r>
      <w:r>
        <w:t xml:space="preserve">$230,000 per departing employee, with a single department losing 39</w:t>
      </w:r>
      <w:r>
        <w:t xml:space="preserve"> </w:t>
      </w:r>
      <w:r>
        <w:t xml:space="preserve">staff in one year at a total cost of up to $8.97 million</w:t>
      </w:r>
      <w:r>
        <w:t xml:space="preserve"> </w:t>
      </w:r>
      <w:r>
        <w:t xml:space="preserve">[</w:t>
      </w:r>
      <w:hyperlink w:anchor="ref-hackney2024">
        <w:r>
          <w:rPr>
            <w:rStyle w:val="Hyperlink"/>
          </w:rPr>
          <w:t xml:space="preserve">53</w:t>
        </w:r>
      </w:hyperlink>
      <w:r>
        <w:t xml:space="preserve">]. With 30% of new employees leaving within</w:t>
      </w:r>
      <w:r>
        <w:t xml:space="preserve"> </w:t>
      </w:r>
      <w:r>
        <w:t xml:space="preserve">their first year [</w:t>
      </w:r>
      <w:hyperlink w:anchor="ref-nsi2025">
        <w:r>
          <w:rPr>
            <w:rStyle w:val="Hyperlink"/>
          </w:rPr>
          <w:t xml:space="preserve">23</w:t>
        </w:r>
      </w:hyperlink>
      <w:r>
        <w:t xml:space="preserve">], healthcare IT professionals</w:t>
      </w:r>
      <w:r>
        <w:t xml:space="preserve"> </w:t>
      </w:r>
      <w:r>
        <w:t xml:space="preserve">spend a limited portion of their employment at full productivity, as</w:t>
      </w:r>
      <w:r>
        <w:t xml:space="preserve"> </w:t>
      </w:r>
      <w:r>
        <w:t xml:space="preserve">specialized roles require 18-24 months to reach fluency</w:t>
      </w:r>
      <w:r>
        <w:t xml:space="preserve"> </w:t>
      </w:r>
      <w:r>
        <w:t xml:space="preserve">[</w:t>
      </w:r>
      <w:hyperlink w:anchor="ref-ledikwe2013">
        <w:r>
          <w:rPr>
            <w:rStyle w:val="Hyperlink"/>
          </w:rPr>
          <w:t xml:space="preserve">17</w:t>
        </w:r>
      </w:hyperlink>
      <w:del w:id="92" w:author="Samuel T Harrold">
        <w:r>
          <w:delText xml:space="preserve">,</w:delText>
        </w:r>
        <w:hyperlink w:anchor="ref-konrad2022">
          <w:r>
            <w:rPr>
              <w:rStyle w:val="Hyperlink"/>
            </w:rPr>
            <w:delText xml:space="preserve">20</w:delText>
          </w:r>
        </w:hyperlink>
      </w:del>
      <w:r>
        <w:t xml:space="preserve">]. This “revolving</w:t>
      </w:r>
      <w:r>
        <w:t xml:space="preserve"> </w:t>
      </w:r>
      <w:r>
        <w:t xml:space="preserve">door” prevents the accumulation of the “Collective Knowledge</w:t>
      </w:r>
      <w:r>
        <w:t xml:space="preserve"> </w:t>
      </w:r>
      <w:r>
        <w:t xml:space="preserve">Structures” required for complex task performance</w:t>
      </w:r>
      <w:r>
        <w:t xml:space="preserve"> </w:t>
      </w:r>
      <w:r>
        <w:t xml:space="preserve">[</w:t>
      </w:r>
      <w:hyperlink w:anchor="ref-rao2006">
        <w:r>
          <w:rPr>
            <w:rStyle w:val="Hyperlink"/>
          </w:rPr>
          <w:t xml:space="preserve">13</w:t>
        </w:r>
      </w:hyperlink>
      <w:r>
        <w:t xml:space="preserve">].</w:t>
      </w:r>
    </w:p>
    <w:p>
      <w:pPr>
        <w:pStyle w:val="BodyText"/>
      </w:pPr>
      <w:r>
        <w:t xml:space="preserve">The workforce crisis operates at multiple reinforcing levels, as</w:t>
      </w:r>
      <w:r>
        <w:t xml:space="preserve"> </w:t>
      </w:r>
      <w:r>
        <w:t xml:space="preserve">detailed in the Theoretical Grounding section: leadership churn,</w:t>
      </w:r>
      <w:r>
        <w:t xml:space="preserve"> </w:t>
      </w:r>
      <w:r>
        <w:t xml:space="preserve">operational shortages, and foundational attrition collectively prevent</w:t>
      </w:r>
      <w:r>
        <w:t xml:space="preserve"> </w:t>
      </w:r>
      <w:r>
        <w:t xml:space="preserve">the sustained mentorship that Socialization requires. This multi-level</w:t>
      </w:r>
      <w:r>
        <w:t xml:space="preserve"> </w:t>
      </w:r>
      <w:r>
        <w:t xml:space="preserve">instability ensures that the temporal overlap between experienced</w:t>
      </w:r>
      <w:r>
        <w:t xml:space="preserve"> </w:t>
      </w:r>
      <w:r>
        <w:t xml:space="preserve">practitioners and newcomers rarely materializes.</w:t>
      </w:r>
    </w:p>
    <w:bookmarkEnd w:id="18"/>
    <w:bookmarkStart w:id="19" w:name="pillar-3-technical-enablement-evidence"/>
    <w:p>
      <w:pPr>
        <w:pStyle w:val="Heading2"/>
      </w:pPr>
      <w:r>
        <w:t xml:space="preserve">Pillar 3: Technical Enablement Evidence</w:t>
      </w:r>
    </w:p>
    <w:p>
      <w:pPr>
        <w:pStyle w:val="FirstParagraph"/>
      </w:pPr>
      <w:r>
        <w:rPr>
          <w:i/>
          <w:iCs/>
        </w:rPr>
        <w:t xml:space="preserve">Technical enablement</w:t>
      </w:r>
      <w:r>
        <w:t xml:space="preserve"> </w:t>
      </w:r>
      <w:r>
        <w:t xml:space="preserve">denotes the technologies and practices that let</w:t>
      </w:r>
      <w:r>
        <w:t xml:space="preserve"> </w:t>
      </w:r>
      <w:r>
        <w:t xml:space="preserve">non-specialist domain users access and analyze data without heavy</w:t>
      </w:r>
      <w:r>
        <w:t xml:space="preserve"> </w:t>
      </w:r>
      <w:r>
        <w:t xml:space="preserve">reliance on central IT</w:t>
      </w:r>
      <w:r>
        <w:t xml:space="preserve"> </w:t>
      </w:r>
      <w:r>
        <w:t xml:space="preserve">[</w:t>
      </w:r>
      <w:hyperlink w:anchor="ref-alpar2016">
        <w:r>
          <w:rPr>
            <w:rStyle w:val="Hyperlink"/>
          </w:rPr>
          <w:t xml:space="preserve">54</w:t>
        </w:r>
      </w:hyperlink>
      <w:r>
        <w:t xml:space="preserve">,</w:t>
      </w:r>
      <w:hyperlink w:anchor="ref-banihani2020">
        <w:r>
          <w:rPr>
            <w:rStyle w:val="Hyperlink"/>
          </w:rPr>
          <w:t xml:space="preserve">55</w:t>
        </w:r>
      </w:hyperlink>
      <w:r>
        <w:t xml:space="preserve">]. NL2SQL technology has</w:t>
      </w:r>
      <w:r>
        <w:t xml:space="preserve"> </w:t>
      </w:r>
      <w:r>
        <w:t xml:space="preserve">matured along a clear accuracy gradient: general-purpose models achieve</w:t>
      </w:r>
      <w:r>
        <w:t xml:space="preserve"> </w:t>
      </w:r>
      <w:r>
        <w:t xml:space="preserve">approximately 65% execution accuracy on healthcare-specific benchmarks</w:t>
      </w:r>
      <w:r>
        <w:t xml:space="preserve"> </w:t>
      </w:r>
      <w:r>
        <w:t xml:space="preserve">such as MIMICSQL [</w:t>
      </w:r>
      <w:hyperlink w:anchor="ref-blaskovic2025">
        <w:r>
          <w:rPr>
            <w:rStyle w:val="Hyperlink"/>
          </w:rPr>
          <w:t xml:space="preserve">56</w:t>
        </w:r>
      </w:hyperlink>
      <w:r>
        <w:t xml:space="preserve">]; domain-adapted systems</w:t>
      </w:r>
      <w:r>
        <w:t xml:space="preserve"> </w:t>
      </w:r>
      <w:r>
        <w:t xml:space="preserve">like MedT5SQL reach 80% [</w:t>
      </w:r>
      <w:hyperlink w:anchor="ref-marshan2024">
        <w:r>
          <w:rPr>
            <w:rStyle w:val="Hyperlink"/>
          </w:rPr>
          <w:t xml:space="preserve">57</w:t>
        </w:r>
      </w:hyperlink>
      <w:r>
        <w:t xml:space="preserve">]; and architecturally</w:t>
      </w:r>
      <w:r>
        <w:t xml:space="preserve"> </w:t>
      </w:r>
      <w:r>
        <w:t xml:space="preserve">specialized approaches combining large language models (LLMs) with</w:t>
      </w:r>
      <w:r>
        <w:t xml:space="preserve"> </w:t>
      </w:r>
      <w:r>
        <w:t xml:space="preserve">structured knowledge representations achieve 94% on the same benchmarks</w:t>
      </w:r>
      <w:r>
        <w:t xml:space="preserve"> </w:t>
      </w:r>
      <w:r>
        <w:t xml:space="preserve">[</w:t>
      </w:r>
      <w:hyperlink w:anchor="ref-chen2026graph">
        <w:r>
          <w:rPr>
            <w:rStyle w:val="Hyperlink"/>
          </w:rPr>
          <w:t xml:space="preserve">58</w:t>
        </w:r>
      </w:hyperlink>
      <w:r>
        <w:t xml:space="preserve">]. While insufficient for unsupervised</w:t>
      </w:r>
      <w:r>
        <w:t xml:space="preserve"> </w:t>
      </w:r>
      <w:r>
        <w:t xml:space="preserve">clinical deployment [</w:t>
      </w:r>
      <w:hyperlink w:anchor="ref-ziletti2024">
        <w:r>
          <w:rPr>
            <w:rStyle w:val="Hyperlink"/>
          </w:rPr>
          <w:t xml:space="preserve">38</w:t>
        </w:r>
      </w:hyperlink>
      <w:r>
        <w:t xml:space="preserve">], this gradient</w:t>
      </w:r>
      <w:r>
        <w:t xml:space="preserve"> </w:t>
      </w:r>
      <w:r>
        <w:t xml:space="preserve">demonstrates that the generation engine required for HITL-KG is viable</w:t>
      </w:r>
      <w:r>
        <w:t xml:space="preserve"> </w:t>
      </w:r>
      <w:r>
        <w:t xml:space="preserve">within a human-validated workflow. Notably, high benchmark accuracy</w:t>
      </w:r>
      <w:r>
        <w:t xml:space="preserve"> </w:t>
      </w:r>
      <w:r>
        <w:t xml:space="preserve">does not guarantee real-world generalization: evaluation on more</w:t>
      </w:r>
      <w:r>
        <w:t xml:space="preserve"> </w:t>
      </w:r>
      <w:r>
        <w:t xml:space="preserve">challenging dataset splits reveals accuracy drops from 92% to 28%</w:t>
      </w:r>
      <w:r>
        <w:t xml:space="preserve"> </w:t>
      </w:r>
      <w:r>
        <w:t xml:space="preserve">[</w:t>
      </w:r>
      <w:hyperlink w:anchor="ref-tarbell2024">
        <w:r>
          <w:rPr>
            <w:rStyle w:val="Hyperlink"/>
          </w:rPr>
          <w:t xml:space="preserve">59</w:t>
        </w:r>
      </w:hyperlink>
      <w:r>
        <w:t xml:space="preserve">], reinforcing the necessity of the</w:t>
      </w:r>
      <w:r>
        <w:t xml:space="preserve"> </w:t>
      </w:r>
      <w:r>
        <w:t xml:space="preserve">human-in-the-loop architecture. Healthcare-specific natural language</w:t>
      </w:r>
      <w:r>
        <w:t xml:space="preserve"> </w:t>
      </w:r>
      <w:r>
        <w:t xml:space="preserve">interfaces such as Criteria2Query achieve fully automated cohort query</w:t>
      </w:r>
      <w:r>
        <w:t xml:space="preserve"> </w:t>
      </w:r>
      <w:r>
        <w:t xml:space="preserve">formulation in 1.22 seconds per criterion [</w:t>
      </w:r>
      <w:hyperlink w:anchor="ref-yuan2019">
        <w:r>
          <w:rPr>
            <w:rStyle w:val="Hyperlink"/>
          </w:rPr>
          <w:t xml:space="preserve">60</w:t>
        </w:r>
      </w:hyperlink>
      <w:r>
        <w:t xml:space="preserve">], with</w:t>
      </w:r>
      <w:r>
        <w:t xml:space="preserve"> </w:t>
      </w:r>
      <w:r>
        <w:t xml:space="preserve">over 80% of clinical users indicating willingness to adopt such</w:t>
      </w:r>
      <w:r>
        <w:t xml:space="preserve"> </w:t>
      </w:r>
      <w:del w:id="93" w:author="Samuel T Harrold">
        <w:r>
          <w:delText xml:space="preserve">tools, and LLM-powered interfaces reduce task completion time by 28%</w:delText>
        </w:r>
        <w:r>
          <w:delText xml:space="preserve"> </w:delText>
        </w:r>
        <w:r>
          <w:delText xml:space="preserve">compared to traditional methods [</w:delText>
        </w:r>
        <w:hyperlink w:anchor="ref-nittala2024">
          <w:r>
            <w:rPr>
              <w:rStyle w:val="Hyperlink"/>
            </w:rPr>
            <w:delText xml:space="preserve">62</w:delText>
          </w:r>
        </w:hyperlink>
        <w:r>
          <w:delText xml:space="preserve">].</w:delText>
        </w:r>
      </w:del>
      <w:ins w:id="73" w:author="Samuel T Harrold">
        <w:r>
          <w:t xml:space="preserve">tools.</w:t>
        </w:r>
      </w:ins>
    </w:p>
    <w:p>
      <w:pPr>
        <w:pStyle w:val="BodyText"/>
      </w:pPr>
      <w:r>
        <w:t xml:space="preserve">However, NL2SQL is an enabler, not a solution in itself. Its deeper</w:t>
      </w:r>
      <w:r>
        <w:t xml:space="preserve"> </w:t>
      </w:r>
      <w:r>
        <w:t xml:space="preserve">significance lies in the organizational prerequisites it demands. For</w:t>
      </w:r>
      <w:r>
        <w:t xml:space="preserve"> </w:t>
      </w:r>
      <w:r>
        <w:t xml:space="preserve">an AI system to translate a natural language question into a correct</w:t>
      </w:r>
      <w:r>
        <w:t xml:space="preserve"> </w:t>
      </w:r>
      <w:r>
        <w:t xml:space="preserve">SQL query, the organization must first establish validated data models,</w:t>
      </w:r>
      <w:r>
        <w:t xml:space="preserve"> </w:t>
      </w:r>
      <w:r>
        <w:t xml:space="preserve">explicit business logic definitions, and codified domain terminology</w:t>
      </w:r>
      <w:r>
        <w:t xml:space="preserve"> </w:t>
      </w:r>
      <w:r>
        <w:t xml:space="preserve">[</w:t>
      </w:r>
      <w:hyperlink w:anchor="ref-gal2019">
        <w:r>
          <w:rPr>
            <w:rStyle w:val="Hyperlink"/>
          </w:rPr>
          <w:t xml:space="preserve">3</w:t>
        </w:r>
      </w:hyperlink>
      <w:r>
        <w:t xml:space="preserve">,</w:t>
      </w:r>
      <w:hyperlink w:anchor="ref-zhang2024">
        <w:r>
          <w:rPr>
            <w:rStyle w:val="Hyperlink"/>
          </w:rPr>
          <w:t xml:space="preserve">4</w:t>
        </w:r>
      </w:hyperlink>
      <w:r>
        <w:t xml:space="preserve">].</w:t>
      </w:r>
      <w:r>
        <w:t xml:space="preserve"> </w:t>
      </w:r>
      <w:del w:id="94" w:author="Samuel T Harrold">
        <w:r>
          <w:delText xml:space="preserve">In other words, the</w:delText>
        </w:r>
        <w:r>
          <w:delText xml:space="preserve"> </w:delText>
        </w:r>
        <w:r>
          <w:delText xml:space="preserve">technology forces organizational discipline as a precondition for</w:delText>
        </w:r>
        <w:r>
          <w:delText xml:space="preserve"> </w:delText>
        </w:r>
        <w:r>
          <w:delText xml:space="preserve">functioning, making it a governance forcing function even before</w:delText>
        </w:r>
        <w:r>
          <w:delText xml:space="preserve"> </w:delText>
        </w:r>
        <w:r>
          <w:delText xml:space="preserve">considering the query results.</w:delText>
        </w:r>
        <w:r>
          <w:delText xml:space="preserve"> </w:delText>
        </w:r>
      </w:del>
      <w:r>
        <w:t xml:space="preserve">This reframes NL2SQL from a</w:t>
      </w:r>
      <w:r>
        <w:t xml:space="preserve"> </w:t>
      </w:r>
      <w:r>
        <w:t xml:space="preserve">convenience tool into a catalyst for the kind of systematic knowledge</w:t>
      </w:r>
      <w:r>
        <w:t xml:space="preserve"> </w:t>
      </w:r>
      <w:r>
        <w:t xml:space="preserve">externalization that the HITL-KG framework requires. The interface</w:t>
      </w:r>
      <w:r>
        <w:t xml:space="preserve"> </w:t>
      </w:r>
      <w:r>
        <w:t xml:space="preserve">bridges the semantic gap between clinical experts and technical schema,</w:t>
      </w:r>
      <w:r>
        <w:t xml:space="preserve"> </w:t>
      </w:r>
      <w:r>
        <w:t xml:space="preserve">allowing non-technical domain experts to interact with data alongside</w:t>
      </w:r>
      <w:r>
        <w:t xml:space="preserve"> </w:t>
      </w:r>
      <w:r>
        <w:t xml:space="preserve">broader modernization efforts</w:t>
      </w:r>
      <w:r>
        <w:t xml:space="preserve"> </w:t>
      </w:r>
      <w:r>
        <w:t xml:space="preserve">[</w:t>
      </w:r>
      <w:hyperlink w:anchor="ref-anthropic2025">
        <w:r>
          <w:rPr>
            <w:rStyle w:val="Hyperlink"/>
          </w:rPr>
          <w:t xml:space="preserve">61</w:t>
        </w:r>
      </w:hyperlink>
      <w:r>
        <w:t xml:space="preserve">–</w:t>
      </w:r>
      <w:hyperlink w:anchor="ref-arora2025">
        <w:r>
          <w:rPr>
            <w:rStyle w:val="Hyperlink"/>
          </w:rPr>
          <w:t xml:space="preserve">64</w:t>
        </w:r>
      </w:hyperlink>
      <w:r>
        <w:t xml:space="preserve">]. The</w:t>
      </w:r>
      <w:r>
        <w:t xml:space="preserve"> </w:t>
      </w:r>
      <w:del w:id="95" w:author="Samuel T Harrold">
        <w:r>
          <w:delText xml:space="preserve">technical</w:delText>
        </w:r>
        <w:r>
          <w:delText xml:space="preserve"> </w:delText>
        </w:r>
        <w:r>
          <w:delText xml:space="preserve">barrier thus becomes, paradoxically, a governance opportunity: the</w:delText>
        </w:r>
        <w:r>
          <w:delText xml:space="preserve"> </w:delText>
        </w:r>
      </w:del>
      <w:r>
        <w:t xml:space="preserve">very difficulty of making NL2SQL work correctly</w:t>
      </w:r>
      <w:r>
        <w:t xml:space="preserve"> </w:t>
      </w:r>
      <w:ins w:id="74" w:author="Samuel T Harrold">
        <w:r>
          <w:t xml:space="preserve">thus becomes a</w:t>
        </w:r>
        <w:r>
          <w:t xml:space="preserve"> </w:t>
        </w:r>
        <w:r>
          <w:t xml:space="preserve">governance opportunity: it</w:t>
        </w:r>
        <w:r>
          <w:t xml:space="preserve"> </w:t>
        </w:r>
      </w:ins>
      <w:r>
        <w:t xml:space="preserve">compels organizations to surface and</w:t>
      </w:r>
      <w:r>
        <w:t xml:space="preserve"> </w:t>
      </w:r>
      <w:r>
        <w:t xml:space="preserve">formalize</w:t>
      </w:r>
      <w:r>
        <w:t xml:space="preserve"> </w:t>
      </w:r>
      <w:del w:id="96" w:author="Samuel T Harrold">
        <w:r>
          <w:delText xml:space="preserve">the</w:delText>
        </w:r>
        <w:r>
          <w:delText xml:space="preserve"> </w:delText>
        </w:r>
      </w:del>
      <w:r>
        <w:t xml:space="preserve">tacit knowledge that would otherwise</w:t>
      </w:r>
      <w:r>
        <w:t xml:space="preserve"> </w:t>
      </w:r>
      <w:del w:id="97" w:author="Samuel T Harrold">
        <w:r>
          <w:delText xml:space="preserve">remain</w:delText>
        </w:r>
        <w:r>
          <w:delText xml:space="preserve"> </w:delText>
        </w:r>
        <w:r>
          <w:delText xml:space="preserve">trapped in departing</w:delText>
        </w:r>
      </w:del>
      <w:ins w:id="75" w:author="Samuel T Harrold">
        <w:r>
          <w:t xml:space="preserve">depart with its</w:t>
        </w:r>
      </w:ins>
      <w:r>
        <w:t xml:space="preserve"> </w:t>
      </w:r>
      <w:r>
        <w:t xml:space="preserve">experts.</w:t>
      </w:r>
    </w:p>
    <w:bookmarkEnd w:id="19"/>
    <w:bookmarkEnd w:id="20"/>
    <w:bookmarkStart w:id="26" w:name="organizational-self-assessment"/>
    <w:p>
      <w:pPr>
        <w:pStyle w:val="Heading1"/>
      </w:pPr>
      <w:r>
        <w:t xml:space="preserve">Organizational Self-Assessment</w:t>
      </w:r>
    </w:p>
    <w:p>
      <w:pPr>
        <w:pStyle w:val="FirstParagraph"/>
      </w:pPr>
      <w:r>
        <w:t xml:space="preserve">To operationalize the framework, we propose a</w:t>
      </w:r>
      <w:r>
        <w:t xml:space="preserve"> </w:t>
      </w:r>
      <w:r>
        <w:rPr>
          <w:i/>
          <w:iCs/>
        </w:rPr>
        <w:t xml:space="preserve">Three-Pillar Assessment</w:t>
      </w:r>
      <w:r>
        <w:rPr>
          <w:i/>
          <w:iCs/>
        </w:rPr>
        <w:t xml:space="preserve"> </w:t>
      </w:r>
      <w:r>
        <w:rPr>
          <w:i/>
          <w:iCs/>
        </w:rPr>
        <w:t xml:space="preserve">Rubric</w:t>
      </w:r>
      <w:r>
        <w:t xml:space="preserve"> </w:t>
      </w:r>
      <w:r>
        <w:t xml:space="preserve">(Table 2) that enables healthcare organizations to evaluate</w:t>
      </w:r>
      <w:r>
        <w:t xml:space="preserve"> </w:t>
      </w:r>
      <w:r>
        <w:t xml:space="preserve">their current position across each pillar and identify compounding</w:t>
      </w:r>
      <w:r>
        <w:t xml:space="preserve"> </w:t>
      </w:r>
      <w:r>
        <w:t xml:space="preserve">vulnerabilities.</w:t>
      </w:r>
    </w:p>
    <w:bookmarkStart w:id="21" w:name="why-assessment-not-just-maturity"/>
    <w:p>
      <w:pPr>
        <w:pStyle w:val="Heading2"/>
      </w:pPr>
      <w:r>
        <w:t xml:space="preserve">Why Assessment, Not Just Maturity</w:t>
      </w:r>
    </w:p>
    <w:p>
      <w:pPr>
        <w:pStyle w:val="FirstParagraph"/>
      </w:pPr>
      <w:del w:id="98" w:author="Samuel T Harrold">
        <w:r>
          <w:delText xml:space="preserve">Existing</w:delText>
        </w:r>
      </w:del>
      <w:ins w:id="76" w:author="Samuel T Harrold">
        <w:r>
          <w:t xml:space="preserve">As noted, the</w:t>
        </w:r>
      </w:ins>
      <w:r>
        <w:t xml:space="preserve"> </w:t>
      </w:r>
      <w:r>
        <w:t xml:space="preserve">maturity models</w:t>
      </w:r>
      <w:r>
        <w:t xml:space="preserve"> </w:t>
      </w:r>
      <w:del w:id="99" w:author="Samuel T Harrold">
        <w:r>
          <w:delText xml:space="preserve">such as AMAM, the DIKW</w:delText>
        </w:r>
        <w:r>
          <w:delText xml:space="preserve"> </w:delText>
        </w:r>
        <w:r>
          <w:delText xml:space="preserve">hierarchy,</w:delText>
        </w:r>
        <w:r>
          <w:delText xml:space="preserve"> </w:delText>
        </w:r>
      </w:del>
      <w:r>
        <w:t xml:space="preserve">and</w:t>
      </w:r>
      <w:del w:id="100" w:author="Samuel T Harrold">
        <w:r>
          <w:delText xml:space="preserve"> </w:delText>
        </w:r>
        <w:r>
          <w:delText xml:space="preserve">established</w:delText>
        </w:r>
      </w:del>
      <w:r>
        <w:t xml:space="preserve"> </w:t>
      </w:r>
      <w:r>
        <w:t xml:space="preserve">knowledge management frameworks</w:t>
      </w:r>
      <w:r>
        <w:t xml:space="preserve"> </w:t>
      </w:r>
      <w:del w:id="101" w:author="Samuel T Harrold">
        <w:r>
          <w:delText xml:space="preserve">(see</w:delText>
        </w:r>
      </w:del>
      <w:ins w:id="77" w:author="Samuel T Harrold">
        <w:r>
          <w:t xml:space="preserve">in</w:t>
        </w:r>
      </w:ins>
      <w:r>
        <w:t xml:space="preserve"> </w:t>
      </w:r>
      <w:r>
        <w:t xml:space="preserve">Table</w:t>
      </w:r>
      <w:r>
        <w:t xml:space="preserve"> </w:t>
      </w:r>
      <w:del w:id="102" w:author="Samuel T Harrold">
        <w:r>
          <w:delText xml:space="preserve">1)</w:delText>
        </w:r>
      </w:del>
      <w:ins w:id="78" w:author="Samuel T Harrold">
        <w:r>
          <w:t xml:space="preserve">1</w:t>
        </w:r>
      </w:ins>
      <w:r>
        <w:t xml:space="preserve"> </w:t>
      </w:r>
      <w:r>
        <w:t xml:space="preserve">assume linear progression</w:t>
      </w:r>
      <w:r>
        <w:t xml:space="preserve"> </w:t>
      </w:r>
      <w:del w:id="103" w:author="Samuel T Harrold">
        <w:r>
          <w:delText xml:space="preserve">and</w:delText>
        </w:r>
        <w:r>
          <w:delText xml:space="preserve"> </w:delText>
        </w:r>
        <w:r>
          <w:delText xml:space="preserve">implicitly presuppose</w:delText>
        </w:r>
      </w:del>
      <w:ins w:id="79" w:author="Samuel T Harrold">
        <w:r>
          <w:t xml:space="preserve">by</w:t>
        </w:r>
      </w:ins>
      <w:r>
        <w:t xml:space="preserve"> </w:t>
      </w:r>
      <w:r>
        <w:t xml:space="preserve">a stable workforce</w:t>
      </w:r>
      <w:r>
        <w:t xml:space="preserve"> </w:t>
      </w:r>
      <w:r>
        <w:t xml:space="preserve">[</w:t>
      </w:r>
      <w:hyperlink w:anchor="ref-himss2024">
        <w:r>
          <w:rPr>
            <w:rStyle w:val="Hyperlink"/>
          </w:rPr>
          <w:t xml:space="preserve">1</w:t>
        </w:r>
      </w:hyperlink>
      <w:del w:id="104" w:author="Samuel T Harrold">
        <w:r>
          <w:delText xml:space="preserve">,</w:delText>
        </w:r>
        <w:hyperlink w:anchor="ref-wang2018">
          <w:r>
            <w:rPr>
              <w:rStyle w:val="Hyperlink"/>
            </w:rPr>
            <w:delText xml:space="preserve">9</w:delText>
          </w:r>
        </w:hyperlink>
      </w:del>
      <w:r>
        <w:t xml:space="preserve">]. In practice, an</w:t>
      </w:r>
      <w:r>
        <w:t xml:space="preserve"> </w:t>
      </w:r>
      <w:r>
        <w:t xml:space="preserve">organization that reaches AMAM Stage 5 but regresses to Stage 3 after</w:t>
      </w:r>
      <w:r>
        <w:t xml:space="preserve"> </w:t>
      </w:r>
      <w:r>
        <w:t xml:space="preserve">the departure of two senior analysts has not failed to mature; it has</w:t>
      </w:r>
      <w:r>
        <w:t xml:space="preserve"> </w:t>
      </w:r>
      <w:r>
        <w:t xml:space="preserve">failed to be</w:t>
      </w:r>
      <w:r>
        <w:t xml:space="preserve"> </w:t>
      </w:r>
      <w:r>
        <w:rPr>
          <w:i/>
          <w:iCs/>
        </w:rPr>
        <w:t xml:space="preserve">resilient</w:t>
      </w:r>
      <w:r>
        <w:t xml:space="preserve">. A recent systematic review</w:t>
      </w:r>
      <w:r>
        <w:t xml:space="preserve"> </w:t>
      </w:r>
      <w:del w:id="105" w:author="Samuel T Harrold">
        <w:r>
          <w:delText xml:space="preserve">identified 23</w:delText>
        </w:r>
        <w:r>
          <w:delText xml:space="preserve"> </w:delText>
        </w:r>
        <w:r>
          <w:delText xml:space="preserve">distinct</w:delText>
        </w:r>
      </w:del>
      <w:ins w:id="80" w:author="Samuel T Harrold">
        <w:r>
          <w:t xml:space="preserve">of</w:t>
        </w:r>
      </w:ins>
      <w:r>
        <w:t xml:space="preserve"> </w:t>
      </w:r>
      <w:r>
        <w:t xml:space="preserve">organizational resilience</w:t>
      </w:r>
      <w:r>
        <w:t xml:space="preserve"> </w:t>
      </w:r>
      <w:del w:id="106" w:author="Samuel T Harrold">
        <w:r>
          <w:delText xml:space="preserve">instruments</w:delText>
        </w:r>
        <w:r>
          <w:delText xml:space="preserve"> </w:delText>
        </w:r>
        <w:r>
          <w:delText xml:space="preserve">applied</w:delText>
        </w:r>
      </w:del>
      <w:ins w:id="81" w:author="Samuel T Harrold">
        <w:r>
          <w:t xml:space="preserve">measurement</w:t>
        </w:r>
      </w:ins>
      <w:r>
        <w:t xml:space="preserve"> </w:t>
      </w:r>
      <w:r>
        <w:t xml:space="preserve">in</w:t>
      </w:r>
      <w:r>
        <w:t xml:space="preserve"> </w:t>
      </w:r>
      <w:del w:id="107" w:author="Samuel T Harrold">
        <w:r>
          <w:delText xml:space="preserve">health facilities, yet</w:delText>
        </w:r>
      </w:del>
      <w:ins w:id="82" w:author="Samuel T Harrold">
        <w:r>
          <w:t xml:space="preserve">healthcare</w:t>
        </w:r>
      </w:ins>
      <w:r>
        <w:t xml:space="preserve"> </w:t>
      </w:r>
      <w:r>
        <w:t xml:space="preserve">found no consensus on what to measure [</w:t>
      </w:r>
      <w:hyperlink w:anchor="ref-ignatowicz2023">
        <w:r>
          <w:rPr>
            <w:rStyle w:val="Hyperlink"/>
          </w:rPr>
          <w:t xml:space="preserve">65</w:t>
        </w:r>
      </w:hyperlink>
      <w:r>
        <w:t xml:space="preserve">].</w:t>
      </w:r>
      <w:r>
        <w:t xml:space="preserve"> </w:t>
      </w:r>
      <w:r>
        <w:t xml:space="preserve">Only four instruments have been developed specifically for healthcare,</w:t>
      </w:r>
      <w:r>
        <w:t xml:space="preserve"> </w:t>
      </w:r>
      <w:r>
        <w:t xml:space="preserve">and only two have been validated [</w:t>
      </w:r>
      <w:hyperlink w:anchor="ref-ratliff2025">
        <w:r>
          <w:rPr>
            <w:rStyle w:val="Hyperlink"/>
          </w:rPr>
          <w:t xml:space="preserve">66</w:t>
        </w:r>
      </w:hyperlink>
      <w:r>
        <w:t xml:space="preserve">]. The</w:t>
      </w:r>
      <w:r>
        <w:t xml:space="preserve"> </w:t>
      </w:r>
      <w:r>
        <w:t xml:space="preserve">Three-Pillar Assessment addresses this gap by organizing evidence-based</w:t>
      </w:r>
      <w:r>
        <w:t xml:space="preserve"> </w:t>
      </w:r>
      <w:r>
        <w:t xml:space="preserve">indicators around the</w:t>
      </w:r>
      <w:r>
        <w:t xml:space="preserve"> </w:t>
      </w:r>
      <w:del w:id="108" w:author="Samuel T Harrold">
        <w:r>
          <w:delText xml:space="preserve">specific</w:delText>
        </w:r>
        <w:r>
          <w:delText xml:space="preserve"> </w:delText>
        </w:r>
      </w:del>
      <w:r>
        <w:t xml:space="preserve">domains where institutional</w:t>
      </w:r>
      <w:r>
        <w:t xml:space="preserve"> </w:t>
      </w:r>
      <w:r>
        <w:t xml:space="preserve">amnesia operates, measuring not just where an organization stands but</w:t>
      </w:r>
      <w:r>
        <w:t xml:space="preserve"> </w:t>
      </w:r>
      <w:r>
        <w:t xml:space="preserve">how vulnerable it</w:t>
      </w:r>
      <w:r>
        <w:t xml:space="preserve"> </w:t>
      </w:r>
      <w:del w:id="109" w:author="Samuel T Harrold">
        <w:r>
          <w:delText xml:space="preserve">is to the compounding effects identified at the</w:delText>
        </w:r>
        <w:r>
          <w:delText xml:space="preserve"> </w:delText>
        </w:r>
        <w:r>
          <w:delText xml:space="preserve">outset of this article.</w:delText>
        </w:r>
      </w:del>
      <w:ins w:id="83" w:author="Samuel T Harrold">
        <w:r>
          <w:t xml:space="preserve">is.</w:t>
        </w:r>
      </w:ins>
    </w:p>
    <w:bookmarkEnd w:id="21"/>
    <w:bookmarkStart w:id="25" w:name="the-three-pillar-rubric"/>
    <w:p>
      <w:pPr>
        <w:pStyle w:val="Heading2"/>
      </w:pPr>
      <w:r>
        <w:t xml:space="preserve">The Three-Pillar Rubric</w:t>
      </w:r>
    </w:p>
    <w:p>
      <w:pPr>
        <w:pStyle w:val="FirstParagraph"/>
      </w:pPr>
      <w:r>
        <w:t xml:space="preserve">Each indicator is scored as Low, Medium, or High Strength using</w:t>
      </w:r>
      <w:r>
        <w:t xml:space="preserve"> </w:t>
      </w:r>
      <w:r>
        <w:t xml:space="preserve">evidence-based anchors from the literature reviewed in the preceding</w:t>
      </w:r>
      <w:r>
        <w:t xml:space="preserve"> </w:t>
      </w:r>
      <w:r>
        <w:t xml:space="preserve">Evidence Base section. Organizations scoring predominantly “Low</w:t>
      </w:r>
      <w:r>
        <w:t xml:space="preserve"> </w:t>
      </w:r>
      <w:r>
        <w:t xml:space="preserve">Strength” across multiple pillars face the self-reinforcing degradation</w:t>
      </w:r>
      <w:r>
        <w:t xml:space="preserve"> </w:t>
      </w:r>
      <w:r>
        <w:t xml:space="preserve">cycle that the framework identifies as the central threat.</w:t>
      </w:r>
      <w:ins w:id="84" w:author="Samuel T Harrold">
        <w:r>
          <w:t xml:space="preserve"> </w:t>
        </w:r>
        <w:r>
          <w:t xml:space="preserve">Table 2</w:t>
        </w:r>
        <w:r>
          <w:t xml:space="preserve"> </w:t>
        </w:r>
        <w:r>
          <w:t xml:space="preserve">summarizes the nine indicators; the full rubric with scoring anchors</w:t>
        </w:r>
        <w:r>
          <w:t xml:space="preserve"> </w:t>
        </w:r>
        <w:r>
          <w:t xml:space="preserve">and evidence appears in Multimedia Appendix 2.</w:t>
        </w:r>
      </w:ins>
    </w:p>
    <w:bookmarkStart w:id="22" w:name="section"/>
    <w:p>
      <w:pPr>
        <w:pStyle w:val="Heading3"/>
      </w:pPr>
    </w:p>
    <w:p>
      <w:pPr>
        <w:pStyle w:val="FirstParagraph"/>
      </w:pPr>
      <w:ins w:id="85" w:author="Samuel T Harrold">
        <w:r>
          <w:t xml:space="preserve">Table 2. Three-</w:t>
        </w:r>
      </w:ins>
      <w:r>
        <w:t xml:space="preserve">Pillar</w:t>
      </w:r>
      <w:r>
        <w:t xml:space="preserve"> </w:t>
      </w:r>
      <w:del w:id="110" w:author="Samuel T Harrold">
        <w:r>
          <w:delText xml:space="preserve">1: Analytics Maturity</w:delText>
        </w:r>
      </w:del>
      <w:ins w:id="86" w:author="Samuel T Harrold">
        <w:r>
          <w:t xml:space="preserve">Assessment Rubric</w:t>
        </w:r>
        <w:r>
          <w:t xml:space="preserve"> </w:t>
        </w:r>
        <w:r>
          <w:t xml:space="preserve">indicators (full rubric with anchors in Multimedia Appendix 2).</w:t>
        </w:r>
      </w:ins>
    </w:p>
    <w:p>
      <w:pPr>
        <w:pStyle w:val="BodyText"/>
      </w:pPr>
      <w:del w:id="111" w:author="Samuel T Harrold">
        <w:r>
          <w:delText xml:space="preserve">Indicator</w:delText>
        </w:r>
      </w:del>
      <w:ins w:id="87" w:author="Samuel T Harrold">
        <w:r>
          <w:t xml:space="preserve">Pillar</w:t>
        </w:r>
      </w:ins>
    </w:p>
    <w:p>
      <w:pPr>
        <w:pStyle w:val="BodyText"/>
      </w:pPr>
      <w:del w:id="112" w:author="Samuel T Harrold">
        <w:r>
          <w:delText xml:space="preserve">Low Strength</w:delText>
        </w:r>
      </w:del>
    </w:p>
    <w:p>
      <w:pPr>
        <w:pStyle w:val="BodyText"/>
      </w:pPr>
      <w:del w:id="113" w:author="Samuel T Harrold">
        <w:r>
          <w:delText xml:space="preserve">Med. Strength</w:delText>
        </w:r>
      </w:del>
    </w:p>
    <w:p>
      <w:pPr>
        <w:pStyle w:val="BodyText"/>
      </w:pPr>
      <w:del w:id="114" w:author="Samuel T Harrold">
        <w:r>
          <w:delText xml:space="preserve">High Strength</w:delText>
        </w:r>
      </w:del>
    </w:p>
    <w:p>
      <w:pPr>
        <w:pStyle w:val="BodyText"/>
      </w:pPr>
      <w:del w:id="115" w:author="Samuel T Harrold">
        <w:r>
          <w:delText xml:space="preserve">Evidence</w:delText>
        </w:r>
      </w:del>
      <w:ins w:id="88" w:author="Samuel T Harrold">
        <w:r>
          <w:t xml:space="preserve">Indicators</w:t>
        </w:r>
      </w:ins>
    </w:p>
    <w:p>
      <w:pPr>
        <w:pStyle w:val="BodyText"/>
      </w:pPr>
      <w:ins w:id="89" w:author="Samuel T Harrold">
        <w:r>
          <w:t xml:space="preserve">Analytics Maturity</w:t>
        </w:r>
      </w:ins>
    </w:p>
    <w:p>
      <w:pPr>
        <w:pStyle w:val="BodyText"/>
      </w:pPr>
      <w:r>
        <w:t xml:space="preserve">HIMSS AMAM</w:t>
      </w:r>
      <w:r>
        <w:t xml:space="preserve"> </w:t>
      </w:r>
      <w:del w:id="116" w:author="Samuel T Harrold">
        <w:r>
          <w:delText xml:space="preserve">Stage</w:delText>
        </w:r>
      </w:del>
    </w:p>
    <w:p>
      <w:pPr>
        <w:pStyle w:val="BodyText"/>
      </w:pPr>
      <w:del w:id="117" w:author="Samuel T Harrold">
        <w:r>
          <w:delText xml:space="preserve">Stages 0-2: Fragmented data, limited reporting</w:delText>
        </w:r>
      </w:del>
    </w:p>
    <w:p>
      <w:pPr>
        <w:pStyle w:val="BodyText"/>
      </w:pPr>
      <w:del w:id="118" w:author="Samuel T Harrold">
        <w:r>
          <w:delText xml:space="preserve">Stages 3-4: Integrated warehouse, standardized definitions</w:delText>
        </w:r>
      </w:del>
    </w:p>
    <w:p>
      <w:pPr>
        <w:pStyle w:val="BodyText"/>
      </w:pPr>
      <w:del w:id="119" w:author="Samuel T Harrold">
        <w:r>
          <w:delText xml:space="preserve">Stages 5-7: Predictive analytics, AI integration</w:delText>
        </w:r>
      </w:del>
    </w:p>
    <w:p>
      <w:pPr>
        <w:pStyle w:val="BodyText"/>
      </w:pPr>
      <w:del w:id="120" w:author="Samuel T Harrold">
        <w:r>
          <w:delText xml:space="preserve">Self-service analytics</w:delText>
        </w:r>
      </w:del>
    </w:p>
    <w:p>
      <w:pPr>
        <w:pStyle w:val="BodyText"/>
      </w:pPr>
      <w:del w:id="121" w:author="Samuel T Harrold">
        <w:r>
          <w:delText xml:space="preserve">None; all analytics require IT intervention</w:delText>
        </w:r>
      </w:del>
    </w:p>
    <w:p>
      <w:pPr>
        <w:pStyle w:val="BodyText"/>
      </w:pPr>
      <w:del w:id="122" w:author="Samuel T Harrold">
        <w:r>
          <w:delText xml:space="preserve">Partial; BI tools available but underutilized</w:delText>
        </w:r>
      </w:del>
    </w:p>
    <w:p>
      <w:pPr>
        <w:pStyle w:val="BodyText"/>
      </w:pPr>
      <w:del w:id="123" w:author="Samuel T Harrold">
        <w:r>
          <w:delText xml:space="preserve">Widespread; clinical staff access data directly</w:delText>
        </w:r>
      </w:del>
    </w:p>
    <w:p>
      <w:pPr>
        <w:pStyle w:val="BodyText"/>
      </w:pPr>
      <w:del w:id="124" w:author="Samuel T Harrold">
        <w:r>
          <w:delText xml:space="preserve">[</w:delText>
        </w:r>
        <w:r>
          <w:delText xml:space="preserve">44</w:delText>
        </w:r>
        <w:r>
          <w:delText xml:space="preserve">,</w:delText>
        </w:r>
        <w:r>
          <w:delText xml:space="preserve">49</w:delText>
        </w:r>
        <w:r>
          <w:delText xml:space="preserve">]</w:delText>
        </w:r>
      </w:del>
    </w:p>
    <w:p>
      <w:pPr>
        <w:pStyle w:val="BodyText"/>
      </w:pPr>
      <w:del w:id="125" w:author="Samuel T Harrold">
        <w:r>
          <w:delText xml:space="preserve">AI/NL interface</w:delText>
        </w:r>
      </w:del>
    </w:p>
    <w:p>
      <w:pPr>
        <w:pStyle w:val="BodyText"/>
      </w:pPr>
      <w:del w:id="126" w:author="Samuel T Harrold">
        <w:r>
          <w:delText xml:space="preserve">No NL2SQL or conversational analytics</w:delText>
        </w:r>
      </w:del>
    </w:p>
    <w:p>
      <w:pPr>
        <w:pStyle w:val="BodyText"/>
      </w:pPr>
      <w:del w:id="127" w:author="Samuel T Harrold">
        <w:r>
          <w:delText xml:space="preserve">Pilot programs or evaluation underway</w:delText>
        </w:r>
      </w:del>
    </w:p>
    <w:p>
      <w:pPr>
        <w:pStyle w:val="BodyText"/>
      </w:pPr>
      <w:del w:id="128" w:author="Samuel T Harrold">
        <w:r>
          <w:delText xml:space="preserve">Natural language query capability deployed</w:delText>
        </w:r>
      </w:del>
    </w:p>
    <w:p>
      <w:pPr>
        <w:pStyle w:val="BodyText"/>
      </w:pPr>
      <w:del w:id="129" w:author="Samuel T Harrold">
        <w:r>
          <w:delText xml:space="preserve">[</w:delText>
        </w:r>
        <w:r>
          <w:delText xml:space="preserve">37</w:delText>
        </w:r>
        <w:r>
          <w:delText xml:space="preserve">,</w:delText>
        </w:r>
        <w:r>
          <w:delText xml:space="preserve">61</w:delText>
        </w:r>
        <w:r>
          <w:delText xml:space="preserve">]</w:delText>
        </w:r>
      </w:del>
    </w:p>
    <w:bookmarkEnd w:id="22"/>
    <w:bookmarkStart w:id="23" w:name="pillar-2-workforce-agility"/>
    <w:p>
      <w:pPr>
        <w:pStyle w:val="Heading3"/>
      </w:pPr>
      <w:del w:id="130" w:author="Samuel T Harrold">
        <w:r>
          <w:delText xml:space="preserve">Pillar 2:</w:delText>
        </w:r>
        <w:r>
          <w:delText xml:space="preserve"> </w:delText>
        </w:r>
      </w:del>
      <w:r>
        <w:t xml:space="preserve">Workforce Agility</w:t>
      </w:r>
    </w:p>
    <w:p>
      <w:pPr>
        <w:pStyle w:val="FirstParagraph"/>
      </w:pPr>
      <w:del w:id="131" w:author="Samuel T Harrold">
        <w:r>
          <w:delText xml:space="preserve">Indicator</w:delText>
        </w:r>
      </w:del>
    </w:p>
    <w:p>
      <w:pPr>
        <w:pStyle w:val="BodyText"/>
      </w:pPr>
      <w:del w:id="132" w:author="Samuel T Harrold">
        <w:r>
          <w:delText xml:space="preserve">Low Strength</w:delText>
        </w:r>
      </w:del>
    </w:p>
    <w:p>
      <w:pPr>
        <w:pStyle w:val="BodyText"/>
      </w:pPr>
      <w:del w:id="133" w:author="Samuel T Harrold">
        <w:r>
          <w:delText xml:space="preserve">Med. Strength</w:delText>
        </w:r>
      </w:del>
    </w:p>
    <w:p>
      <w:pPr>
        <w:pStyle w:val="BodyText"/>
      </w:pPr>
      <w:del w:id="134" w:author="Samuel T Harrold">
        <w:r>
          <w:delText xml:space="preserve">High Strength</w:delText>
        </w:r>
      </w:del>
    </w:p>
    <w:p>
      <w:pPr>
        <w:pStyle w:val="BodyText"/>
      </w:pPr>
      <w:del w:id="135" w:author="Samuel T Harrold">
        <w:r>
          <w:delText xml:space="preserve">Evidence</w:delText>
        </w:r>
      </w:del>
    </w:p>
    <w:p>
      <w:pPr>
        <w:pStyle w:val="BodyText"/>
      </w:pPr>
      <w:r>
        <w:t xml:space="preserve">First-year analytics staff</w:t>
      </w:r>
      <w:r>
        <w:t xml:space="preserve"> </w:t>
      </w:r>
      <w:del w:id="136" w:author="Samuel T Harrold">
        <w:r>
          <w:delText xml:space="preserve">turnover</w:delText>
        </w:r>
      </w:del>
    </w:p>
    <w:p>
      <w:pPr>
        <w:pStyle w:val="BodyText"/>
      </w:pPr>
      <w:del w:id="137" w:author="Samuel T Harrold">
        <w:r>
          <w:delText xml:space="preserve">&gt;30% (High instability)</w:delText>
        </w:r>
      </w:del>
    </w:p>
    <w:p>
      <w:pPr>
        <w:pStyle w:val="BodyText"/>
      </w:pPr>
      <w:del w:id="138" w:author="Samuel T Harrold">
        <w:r>
          <w:delText xml:space="preserve">15-30%</w:delText>
        </w:r>
      </w:del>
    </w:p>
    <w:p>
      <w:pPr>
        <w:pStyle w:val="BodyText"/>
      </w:pPr>
      <w:del w:id="139" w:author="Samuel T Harrold">
        <w:r>
          <w:delText xml:space="preserve">&lt;15% (High stability)</w:delText>
        </w:r>
      </w:del>
    </w:p>
    <w:p>
      <w:pPr>
        <w:pStyle w:val="BodyText"/>
      </w:pPr>
      <w:del w:id="140" w:author="Samuel T Harrold">
        <w:r>
          <w:delText xml:space="preserve">[</w:delText>
        </w:r>
        <w:r>
          <w:delText xml:space="preserve">19</w:delText>
        </w:r>
        <w:r>
          <w:delText xml:space="preserve">,</w:delText>
        </w:r>
        <w:r>
          <w:delText xml:space="preserve">54</w:delText>
        </w:r>
        <w:r>
          <w:delText xml:space="preserve">]</w:delText>
        </w:r>
      </w:del>
      <w:ins w:id="90" w:author="Samuel T Harrold">
        <w:r>
          <w:t xml:space="preserve">turnover; leadership tenure;</w:t>
        </w:r>
        <w:r>
          <w:t xml:space="preserve"> </w:t>
        </w:r>
        <w:r>
          <w:t xml:space="preserve">knowledge concentration</w:t>
        </w:r>
      </w:ins>
    </w:p>
    <w:p>
      <w:pPr>
        <w:pStyle w:val="BodyText"/>
      </w:pPr>
      <w:del w:id="141" w:author="Samuel T Harrold">
        <w:r>
          <w:delText xml:space="preserve">Avg. leadership tenure</w:delText>
        </w:r>
      </w:del>
      <w:ins w:id="91" w:author="Samuel T Harrold">
        <w:r>
          <w:t xml:space="preserve">Technical Enablement</w:t>
        </w:r>
      </w:ins>
    </w:p>
    <w:p>
      <w:pPr>
        <w:pStyle w:val="BodyText"/>
      </w:pPr>
      <w:del w:id="142" w:author="Samuel T Harrold">
        <w:r>
          <w:delText xml:space="preserve">&lt; 3 years</w:delText>
        </w:r>
      </w:del>
    </w:p>
    <w:p>
      <w:pPr>
        <w:pStyle w:val="BodyText"/>
      </w:pPr>
      <w:del w:id="143" w:author="Samuel T Harrold">
        <w:r>
          <w:delText xml:space="preserve">3-5 years</w:delText>
        </w:r>
      </w:del>
    </w:p>
    <w:p>
      <w:pPr>
        <w:pStyle w:val="BodyText"/>
      </w:pPr>
      <w:del w:id="144" w:author="Samuel T Harrold">
        <w:r>
          <w:delText xml:space="preserve">&gt; 5 years</w:delText>
        </w:r>
      </w:del>
    </w:p>
    <w:p>
      <w:pPr>
        <w:pStyle w:val="BodyText"/>
      </w:pPr>
      <w:del w:id="145" w:author="Samuel T Harrold">
        <w:r>
          <w:delText xml:space="preserve">[</w:delText>
        </w:r>
        <w:r>
          <w:delText xml:space="preserve">5</w:delText>
        </w:r>
        <w:r>
          <w:delText xml:space="preserve">]</w:delText>
        </w:r>
      </w:del>
    </w:p>
    <w:p>
      <w:pPr>
        <w:pStyle w:val="BodyText"/>
      </w:pPr>
      <w:del w:id="146" w:author="Samuel T Harrold">
        <w:r>
          <w:delText xml:space="preserve">Knowledge concentration</w:delText>
        </w:r>
      </w:del>
    </w:p>
    <w:p>
      <w:pPr>
        <w:pStyle w:val="BodyText"/>
      </w:pPr>
      <w:del w:id="147" w:author="Samuel T Harrold">
        <w:r>
          <w:delText xml:space="preserve">Critical expertise held by 3 or fewer individuals</w:delText>
        </w:r>
      </w:del>
    </w:p>
    <w:p>
      <w:pPr>
        <w:pStyle w:val="BodyText"/>
      </w:pPr>
      <w:del w:id="148" w:author="Samuel T Harrold">
        <w:r>
          <w:delText xml:space="preserve">Partial documentation; some cross-training</w:delText>
        </w:r>
      </w:del>
    </w:p>
    <w:p>
      <w:pPr>
        <w:pStyle w:val="BodyText"/>
      </w:pPr>
      <w:del w:id="149" w:author="Samuel T Harrold">
        <w:r>
          <w:delText xml:space="preserve">Distributed expertise; documented processes</w:delText>
        </w:r>
      </w:del>
    </w:p>
    <w:p>
      <w:pPr>
        <w:pStyle w:val="BodyText"/>
      </w:pPr>
      <w:del w:id="150" w:author="Samuel T Harrold">
        <w:r>
          <w:delText xml:space="preserve">[</w:delText>
        </w:r>
        <w:r>
          <w:delText xml:space="preserve">23</w:delText>
        </w:r>
        <w:r>
          <w:delText xml:space="preserve">,</w:delText>
        </w:r>
        <w:r>
          <w:delText xml:space="preserve">27</w:delText>
        </w:r>
        <w:r>
          <w:delText xml:space="preserve">]</w:delText>
        </w:r>
      </w:del>
    </w:p>
    <w:bookmarkEnd w:id="23"/>
    <w:bookmarkStart w:id="24" w:name="pillar-3-technical-enablement"/>
    <w:p>
      <w:pPr>
        <w:pStyle w:val="Heading3"/>
      </w:pPr>
      <w:del w:id="151" w:author="Samuel T Harrold">
        <w:r>
          <w:delText xml:space="preserve">Pillar 3: Technical Enablement</w:delText>
        </w:r>
      </w:del>
    </w:p>
    <w:p>
      <w:pPr>
        <w:pStyle w:val="FirstParagraph"/>
      </w:pPr>
      <w:del w:id="152" w:author="Samuel T Harrold">
        <w:r>
          <w:delText xml:space="preserve">Three-Pillar Organizational Assessment Rubric.</w:delText>
        </w:r>
      </w:del>
    </w:p>
    <w:p>
      <w:pPr>
        <w:pStyle w:val="BodyText"/>
      </w:pPr>
      <w:del w:id="153" w:author="Samuel T Harrold">
        <w:r>
          <w:delText xml:space="preserve">Indicator</w:delText>
        </w:r>
      </w:del>
    </w:p>
    <w:p>
      <w:pPr>
        <w:pStyle w:val="BodyText"/>
      </w:pPr>
      <w:del w:id="154" w:author="Samuel T Harrold">
        <w:r>
          <w:delText xml:space="preserve">Low Strength</w:delText>
        </w:r>
      </w:del>
    </w:p>
    <w:p>
      <w:pPr>
        <w:pStyle w:val="BodyText"/>
      </w:pPr>
      <w:del w:id="155" w:author="Samuel T Harrold">
        <w:r>
          <w:delText xml:space="preserve">Med. Strength</w:delText>
        </w:r>
      </w:del>
    </w:p>
    <w:p>
      <w:pPr>
        <w:pStyle w:val="BodyText"/>
      </w:pPr>
      <w:del w:id="156" w:author="Samuel T Harrold">
        <w:r>
          <w:delText xml:space="preserve">High Strength</w:delText>
        </w:r>
      </w:del>
    </w:p>
    <w:p>
      <w:pPr>
        <w:pStyle w:val="BodyText"/>
      </w:pPr>
      <w:del w:id="157" w:author="Samuel T Harrold">
        <w:r>
          <w:delText xml:space="preserve">Evidence</w:delText>
        </w:r>
      </w:del>
    </w:p>
    <w:p>
      <w:pPr>
        <w:pStyle w:val="BodyText"/>
      </w:pPr>
      <w:r>
        <w:t xml:space="preserve">Data</w:t>
      </w:r>
      <w:r>
        <w:t xml:space="preserve"> </w:t>
      </w:r>
      <w:del w:id="158" w:author="Samuel T Harrold">
        <w:r>
          <w:delText xml:space="preserve">access</w:delText>
        </w:r>
      </w:del>
    </w:p>
    <w:p>
      <w:pPr>
        <w:pStyle w:val="BodyText"/>
      </w:pPr>
      <w:del w:id="159" w:author="Samuel T Harrold">
        <w:r>
          <w:delText xml:space="preserve">SQL/technical expertise required for all queries</w:delText>
        </w:r>
      </w:del>
    </w:p>
    <w:p>
      <w:pPr>
        <w:pStyle w:val="BodyText"/>
      </w:pPr>
      <w:del w:id="160" w:author="Samuel T Harrold">
        <w:r>
          <w:delText xml:space="preserve">IT queue for complex queries; basic self-service</w:delText>
        </w:r>
      </w:del>
    </w:p>
    <w:p>
      <w:pPr>
        <w:pStyle w:val="BodyText"/>
      </w:pPr>
      <w:del w:id="161" w:author="Samuel T Harrold">
        <w:r>
          <w:delText xml:space="preserve">Natural language or visual query interfaces</w:delText>
        </w:r>
      </w:del>
    </w:p>
    <w:p>
      <w:pPr>
        <w:pStyle w:val="BodyText"/>
      </w:pPr>
      <w:del w:id="162" w:author="Samuel T Harrold">
        <w:r>
          <w:delText xml:space="preserve">[</w:delText>
        </w:r>
        <w:r>
          <w:delText xml:space="preserve">49</w:delText>
        </w:r>
        <w:r>
          <w:delText xml:space="preserve">,</w:delText>
        </w:r>
        <w:r>
          <w:delText xml:space="preserve">61</w:delText>
        </w:r>
        <w:r>
          <w:delText xml:space="preserve">]</w:delText>
        </w:r>
      </w:del>
    </w:p>
    <w:p>
      <w:pPr>
        <w:pStyle w:val="BodyText"/>
      </w:pPr>
      <w:del w:id="163" w:author="Samuel T Harrold">
        <w:r>
          <w:delText xml:space="preserve">Interoperability</w:delText>
        </w:r>
      </w:del>
    </w:p>
    <w:p>
      <w:pPr>
        <w:pStyle w:val="BodyText"/>
      </w:pPr>
      <w:del w:id="164" w:author="Samuel T Harrold">
        <w:r>
          <w:delText xml:space="preserve">Fragmented systems; manual reconciliation</w:delText>
        </w:r>
      </w:del>
    </w:p>
    <w:p>
      <w:pPr>
        <w:pStyle w:val="BodyText"/>
      </w:pPr>
      <w:del w:id="165" w:author="Samuel T Harrold">
        <w:r>
          <w:delText xml:space="preserve">Partial integration; some automated feeds</w:delText>
        </w:r>
      </w:del>
    </w:p>
    <w:p>
      <w:pPr>
        <w:pStyle w:val="BodyText"/>
      </w:pPr>
      <w:del w:id="166" w:author="Samuel T Harrold">
        <w:r>
          <w:delText xml:space="preserve">Unified data platform; real-time integration</w:delText>
        </w:r>
      </w:del>
    </w:p>
    <w:p>
      <w:pPr>
        <w:pStyle w:val="BodyText"/>
      </w:pPr>
      <w:del w:id="167" w:author="Samuel T Harrold">
        <w:r>
          <w:delText xml:space="preserve">[</w:delText>
        </w:r>
        <w:r>
          <w:delText xml:space="preserve">2</w:delText>
        </w:r>
        <w:r>
          <w:delText xml:space="preserve">,</w:delText>
        </w:r>
        <w:r>
          <w:delText xml:space="preserve">3</w:delText>
        </w:r>
        <w:r>
          <w:delText xml:space="preserve">]</w:delText>
        </w:r>
      </w:del>
    </w:p>
    <w:p>
      <w:pPr>
        <w:pStyle w:val="BodyText"/>
      </w:pPr>
      <w:del w:id="168" w:author="Samuel T Harrold">
        <w:r>
          <w:delText xml:space="preserve">Schema</w:delText>
        </w:r>
      </w:del>
      <w:ins w:id="92" w:author="Samuel T Harrold">
        <w:r>
          <w:t xml:space="preserve">access; interoperability; schema</w:t>
        </w:r>
      </w:ins>
      <w:r>
        <w:t xml:space="preserve"> </w:t>
      </w:r>
      <w:r>
        <w:t xml:space="preserve">coupling</w:t>
      </w:r>
    </w:p>
    <w:p>
      <w:pPr>
        <w:pStyle w:val="BodyText"/>
      </w:pPr>
      <w:del w:id="169" w:author="Samuel T Harrold">
        <w:r>
          <w:delText xml:space="preserve">Hard-coded reports break on schema change</w:delText>
        </w:r>
      </w:del>
    </w:p>
    <w:p>
      <w:pPr>
        <w:pStyle w:val="BodyText"/>
      </w:pPr>
      <w:del w:id="170" w:author="Samuel T Harrold">
        <w:r>
          <w:delText xml:space="preserve">Partial semantic layer; some automated feeds</w:delText>
        </w:r>
      </w:del>
    </w:p>
    <w:p>
      <w:pPr>
        <w:pStyle w:val="BodyText"/>
      </w:pPr>
      <w:del w:id="171" w:author="Samuel T Harrold">
        <w:r>
          <w:delText xml:space="preserve">Semantic layer adapts; CI/CD detects drift</w:delText>
        </w:r>
      </w:del>
    </w:p>
    <w:p>
      <w:pPr>
        <w:pStyle w:val="BodyText"/>
      </w:pPr>
      <w:del w:id="172" w:author="Samuel T Harrold">
        <w:r>
          <w:delText xml:space="preserve">[</w:delText>
        </w:r>
        <w:r>
          <w:delText xml:space="preserve">33</w:delText>
        </w:r>
        <w:r>
          <w:delText xml:space="preserve">,</w:delText>
        </w:r>
        <w:r>
          <w:delText xml:space="preserve">34</w:delText>
        </w:r>
        <w:r>
          <w:delText xml:space="preserve">]</w:delText>
        </w:r>
      </w:del>
    </w:p>
    <w:p>
      <w:pPr>
        <w:pStyle w:val="BodyText"/>
      </w:pPr>
      <w:r>
        <w:t xml:space="preserve">The “Schema Coupling” indicator can be operationalized through</w:t>
      </w:r>
      <w:r>
        <w:t xml:space="preserve"> </w:t>
      </w:r>
      <w:r>
        <w:rPr>
          <w:i/>
          <w:iCs/>
        </w:rPr>
        <w:t xml:space="preserve">Continuous Analytic Integration</w:t>
      </w:r>
      <w:r>
        <w:t xml:space="preserve">: treating validated query triples as</w:t>
      </w:r>
      <w:r>
        <w:t xml:space="preserve"> </w:t>
      </w:r>
      <w:r>
        <w:t xml:space="preserve">software assets within a CI/CD pipeline</w:t>
      </w:r>
      <w:r>
        <w:t xml:space="preserve"> </w:t>
      </w:r>
      <w:ins w:id="93" w:author="Samuel T Harrold">
        <w:r>
          <w:t xml:space="preserve">that detects data and schema</w:t>
        </w:r>
        <w:r>
          <w:t xml:space="preserve"> </w:t>
        </w:r>
        <w:r>
          <w:t xml:space="preserve">drift</w:t>
        </w:r>
        <w:r>
          <w:t xml:space="preserve"> </w:t>
        </w:r>
      </w:ins>
      <w:r>
        <w:t xml:space="preserve">[</w:t>
      </w:r>
      <w:ins w:id="94" w:author="Samuel T Harrold">
        <w:hyperlink w:anchor="ref-battula2025">
          <w:r>
            <w:rPr>
              <w:rStyle w:val="Hyperlink"/>
            </w:rPr>
            <w:t xml:space="preserve">35</w:t>
          </w:r>
        </w:hyperlink>
        <w:r>
          <w:t xml:space="preserve">,</w:t>
        </w:r>
      </w:ins>
      <w:hyperlink w:anchor="ref-valiaiev2025">
        <w:r>
          <w:rPr>
            <w:rStyle w:val="Hyperlink"/>
          </w:rPr>
          <w:t xml:space="preserve">67</w:t>
        </w:r>
      </w:hyperlink>
      <w:ins w:id="95" w:author="Samuel T Harrold">
        <w:r>
          <w:t xml:space="preserve">,</w:t>
        </w:r>
        <w:hyperlink w:anchor="ref-mannapur2025">
          <w:r>
            <w:rPr>
              <w:rStyle w:val="Hyperlink"/>
            </w:rPr>
            <w:t xml:space="preserve">68</w:t>
          </w:r>
        </w:hyperlink>
      </w:ins>
      <w:r>
        <w:t xml:space="preserve">].</w:t>
      </w:r>
      <w:r>
        <w:t xml:space="preserve"> </w:t>
      </w:r>
      <w:r>
        <w:t xml:space="preserve">When a data warehouse schema is updated, the system automatically</w:t>
      </w:r>
      <w:r>
        <w:t xml:space="preserve"> </w:t>
      </w:r>
      <w:r>
        <w:t xml:space="preserve">re-runs stored queries and flags failures, transforming institutional</w:t>
      </w:r>
      <w:r>
        <w:t xml:space="preserve"> </w:t>
      </w:r>
      <w:r>
        <w:t xml:space="preserve">memory into a living test suite</w:t>
      </w:r>
      <w:r>
        <w:t xml:space="preserve"> </w:t>
      </w:r>
      <w:r>
        <w:t xml:space="preserve">[</w:t>
      </w:r>
      <w:hyperlink w:anchor="ref-betha2023">
        <w:r>
          <w:rPr>
            <w:rStyle w:val="Hyperlink"/>
          </w:rPr>
          <w:t xml:space="preserve">69</w:t>
        </w:r>
      </w:hyperlink>
      <w:r>
        <w:t xml:space="preserve">,</w:t>
      </w:r>
      <w:hyperlink w:anchor="ref-kottam2025">
        <w:r>
          <w:rPr>
            <w:rStyle w:val="Hyperlink"/>
          </w:rPr>
          <w:t xml:space="preserve">70</w:t>
        </w:r>
      </w:hyperlink>
      <w:r>
        <w:t xml:space="preserve">].</w:t>
      </w:r>
    </w:p>
    <w:p>
      <w:pPr>
        <w:pStyle w:val="BodyText"/>
      </w:pPr>
      <w:r>
        <w:t xml:space="preserve">The rubric complements rather than replaces AMAM. Where AMAM measures</w:t>
      </w:r>
      <w:r>
        <w:t xml:space="preserve"> </w:t>
      </w:r>
      <w:r>
        <w:t xml:space="preserve">the sophistication of analytical capabilities at a point in time, the</w:t>
      </w:r>
      <w:r>
        <w:t xml:space="preserve"> </w:t>
      </w:r>
      <w:r>
        <w:t xml:space="preserve">Three-Pillar Assessment reveals how vulnerable those capabilities are</w:t>
      </w:r>
      <w:r>
        <w:t xml:space="preserve"> </w:t>
      </w:r>
      <w:r>
        <w:t xml:space="preserve">to the compounding effects of turnover, low maturity, and technical</w:t>
      </w:r>
      <w:r>
        <w:t xml:space="preserve"> </w:t>
      </w:r>
      <w:r>
        <w:t xml:space="preserve">barriers. Used together, they provide a two-dimensional view of</w:t>
      </w:r>
      <w:r>
        <w:t xml:space="preserve"> </w:t>
      </w:r>
      <w:r>
        <w:t xml:space="preserve">analytics health.</w:t>
      </w:r>
    </w:p>
    <w:bookmarkEnd w:id="24"/>
    <w:bookmarkEnd w:id="25"/>
    <w:bookmarkEnd w:id="26"/>
    <w:bookmarkStart w:id="27" w:name="the-validator-paradox-and-standard-work"/>
    <w:p>
      <w:pPr>
        <w:pStyle w:val="Heading1"/>
      </w:pPr>
      <w:r>
        <w:t xml:space="preserve">The Validator Paradox and Standard Work</w:t>
      </w:r>
    </w:p>
    <w:p>
      <w:pPr>
        <w:pStyle w:val="FirstParagraph"/>
      </w:pPr>
      <w:r>
        <w:t xml:space="preserve">A critical objection to HITL-KG is circular: if the framework requires</w:t>
      </w:r>
      <w:r>
        <w:t xml:space="preserve"> </w:t>
      </w:r>
      <w:r>
        <w:t xml:space="preserve">domain experts to validate AI-generated queries, and the core problem</w:t>
      </w:r>
      <w:r>
        <w:t xml:space="preserve"> </w:t>
      </w:r>
      <w:r>
        <w:t xml:space="preserve">is that domain experts are leaving, then the framework fails precisely</w:t>
      </w:r>
      <w:r>
        <w:t xml:space="preserve"> </w:t>
      </w:r>
      <w:r>
        <w:t xml:space="preserve">when it is most needed. This</w:t>
      </w:r>
      <w:r>
        <w:t xml:space="preserve"> </w:t>
      </w:r>
      <w:r>
        <w:rPr>
          <w:i/>
          <w:iCs/>
        </w:rPr>
        <w:t xml:space="preserve">Validator Paradox</w:t>
      </w:r>
      <w:r>
        <w:t xml:space="preserve"> </w:t>
      </w:r>
      <w:r>
        <w:t xml:space="preserve">represents the</w:t>
      </w:r>
      <w:r>
        <w:t xml:space="preserve"> </w:t>
      </w:r>
      <w:r>
        <w:t xml:space="preserve">strongest counterargument to the approach proposed here, and addressing</w:t>
      </w:r>
      <w:r>
        <w:t xml:space="preserve"> </w:t>
      </w:r>
      <w:r>
        <w:t xml:space="preserve">it requires moving beyond simplistic reassurance.</w:t>
      </w:r>
    </w:p>
    <w:p>
      <w:pPr>
        <w:pStyle w:val="BodyText"/>
      </w:pPr>
      <w:r>
        <w:t xml:space="preserve">The resolution draws on Lean management’s concept of “Standard Work”</w:t>
      </w:r>
      <w:r>
        <w:t xml:space="preserve"> </w:t>
      </w:r>
      <w:r>
        <w:t xml:space="preserve">[</w:t>
      </w:r>
      <w:hyperlink w:anchor="ref-alukal2006">
        <w:r>
          <w:rPr>
            <w:rStyle w:val="Hyperlink"/>
          </w:rPr>
          <w:t xml:space="preserve">71</w:t>
        </w:r>
      </w:hyperlink>
      <w:r>
        <w:t xml:space="preserve">]. In this framing, validation is not the</w:t>
      </w:r>
      <w:r>
        <w:t xml:space="preserve"> </w:t>
      </w:r>
      <w:r>
        <w:t xml:space="preserve">establishment of</w:t>
      </w:r>
      <w:r>
        <w:t xml:space="preserve"> </w:t>
      </w:r>
      <w:r>
        <w:rPr>
          <w:i/>
          <w:iCs/>
        </w:rPr>
        <w:t xml:space="preserve">eternal truth</w:t>
      </w:r>
      <w:r>
        <w:t xml:space="preserve"> </w:t>
      </w:r>
      <w:r>
        <w:t xml:space="preserve">but the documentation of the</w:t>
      </w:r>
      <w:r>
        <w:t xml:space="preserve"> </w:t>
      </w:r>
      <w:r>
        <w:rPr>
          <w:i/>
          <w:iCs/>
        </w:rPr>
        <w:t xml:space="preserve">current</w:t>
      </w:r>
      <w:r>
        <w:rPr>
          <w:i/>
          <w:iCs/>
        </w:rPr>
        <w:t xml:space="preserve"> </w:t>
      </w:r>
      <w:r>
        <w:rPr>
          <w:i/>
          <w:iCs/>
        </w:rPr>
        <w:t xml:space="preserve">known standard</w:t>
      </w:r>
      <w:r>
        <w:t xml:space="preserve">. Each</w:t>
      </w:r>
      <w:r>
        <w:t xml:space="preserve"> </w:t>
      </w:r>
      <w:del w:id="173" w:author="Samuel T Harrold">
        <w:r>
          <w:delText xml:space="preserve">time an analyst validates a</w:delText>
        </w:r>
      </w:del>
      <w:ins w:id="96" w:author="Samuel T Harrold">
        <w:r>
          <w:t xml:space="preserve">validated</w:t>
        </w:r>
      </w:ins>
      <w:r>
        <w:t xml:space="preserve"> </w:t>
      </w:r>
      <w:r>
        <w:t xml:space="preserve">query</w:t>
      </w:r>
      <w:r>
        <w:t xml:space="preserve"> </w:t>
      </w:r>
      <w:del w:id="174" w:author="Samuel T Harrold">
        <w:r>
          <w:delText xml:space="preserve">triple, they record</w:delText>
        </w:r>
      </w:del>
      <w:ins w:id="97" w:author="Samuel T Harrold">
        <w:r>
          <w:t xml:space="preserve">triple records</w:t>
        </w:r>
      </w:ins>
      <w:r>
        <w:t xml:space="preserve"> </w:t>
      </w:r>
      <w:r>
        <w:t xml:space="preserve">the best available</w:t>
      </w:r>
      <w:r>
        <w:t xml:space="preserve"> </w:t>
      </w:r>
      <w:r>
        <w:t xml:space="preserve">understanding of how a business question maps to a data operation at</w:t>
      </w:r>
      <w:r>
        <w:t xml:space="preserve"> </w:t>
      </w:r>
      <w:r>
        <w:t xml:space="preserve">that</w:t>
      </w:r>
      <w:r>
        <w:t xml:space="preserve"> </w:t>
      </w:r>
      <w:del w:id="175" w:author="Samuel T Harrold">
        <w:r>
          <w:delText xml:space="preserve">moment in time. The</w:delText>
        </w:r>
      </w:del>
      <w:ins w:id="98" w:author="Samuel T Harrold">
        <w:r>
          <w:t xml:space="preserve">moment; the</w:t>
        </w:r>
      </w:ins>
      <w:r>
        <w:t xml:space="preserve"> </w:t>
      </w:r>
      <w:r>
        <w:t xml:space="preserve">validation is time-stamped</w:t>
      </w:r>
      <w:r>
        <w:t xml:space="preserve"> </w:t>
      </w:r>
      <w:r>
        <w:t xml:space="preserve">and contextual, not permanent. Critically, as Alukal and Manos</w:t>
      </w:r>
      <w:r>
        <w:t xml:space="preserve"> </w:t>
      </w:r>
      <w:r>
        <w:t xml:space="preserve">[</w:t>
      </w:r>
      <w:hyperlink w:anchor="ref-alukal2006">
        <w:r>
          <w:rPr>
            <w:rStyle w:val="Hyperlink"/>
          </w:rPr>
          <w:t xml:space="preserve">71</w:t>
        </w:r>
      </w:hyperlink>
      <w:r>
        <w:t xml:space="preserve">] establish, standard work is the prerequisite</w:t>
      </w:r>
      <w:r>
        <w:t xml:space="preserve"> </w:t>
      </w:r>
      <w:r>
        <w:t xml:space="preserve">for Kaizen (continuous improvement): without a documented baseline,</w:t>
      </w:r>
      <w:r>
        <w:t xml:space="preserve"> </w:t>
      </w:r>
      <w:r>
        <w:t xml:space="preserve">there is no foundation to improve upon. Each validated query therefore</w:t>
      </w:r>
      <w:r>
        <w:t xml:space="preserve"> </w:t>
      </w:r>
      <w:r>
        <w:t xml:space="preserve">establishes a floor, not a ceiling.</w:t>
      </w:r>
      <w:r>
        <w:t xml:space="preserve"> </w:t>
      </w:r>
      <w:del w:id="176" w:author="Samuel T Harrold">
        <w:r>
          <w:delText xml:space="preserve">When the</w:delText>
        </w:r>
      </w:del>
      <w:ins w:id="99" w:author="Samuel T Harrold">
        <w:r>
          <w:t xml:space="preserve">The</w:t>
        </w:r>
      </w:ins>
      <w:r>
        <w:t xml:space="preserve"> </w:t>
      </w:r>
      <w:r>
        <w:t xml:space="preserve">next</w:t>
      </w:r>
      <w:r>
        <w:t xml:space="preserve"> </w:t>
      </w:r>
      <w:del w:id="177" w:author="Samuel T Harrold">
        <w:r>
          <w:delText xml:space="preserve">expert</w:delText>
        </w:r>
        <w:r>
          <w:delText xml:space="preserve"> </w:delText>
        </w:r>
        <w:r>
          <w:delText xml:space="preserve">arrives (whether a seasoned</w:delText>
        </w:r>
      </w:del>
      <w:ins w:id="100" w:author="Samuel T Harrold">
        <w:r>
          <w:t xml:space="preserve">expert,</w:t>
        </w:r>
      </w:ins>
      <w:r>
        <w:t xml:space="preserve"> </w:t>
      </w:r>
      <w:r>
        <w:t xml:space="preserve">veteran or</w:t>
      </w:r>
      <w:r>
        <w:t xml:space="preserve"> </w:t>
      </w:r>
      <w:del w:id="178" w:author="Samuel T Harrold">
        <w:r>
          <w:delText xml:space="preserve">a competent</w:delText>
        </w:r>
        <w:r>
          <w:delText xml:space="preserve"> </w:delText>
        </w:r>
      </w:del>
      <w:r>
        <w:t xml:space="preserve">mid-career</w:t>
      </w:r>
      <w:r>
        <w:t xml:space="preserve"> </w:t>
      </w:r>
      <w:del w:id="179" w:author="Samuel T Harrold">
        <w:r>
          <w:delText xml:space="preserve">hire), they inherit</w:delText>
        </w:r>
      </w:del>
      <w:ins w:id="101" w:author="Samuel T Harrold">
        <w:r>
          <w:t xml:space="preserve">hire, inherits</w:t>
        </w:r>
      </w:ins>
      <w:r>
        <w:t xml:space="preserve"> </w:t>
      </w:r>
      <w:r>
        <w:t xml:space="preserve">a baseline</w:t>
      </w:r>
      <w:r>
        <w:t xml:space="preserve"> </w:t>
      </w:r>
      <w:del w:id="180" w:author="Samuel T Harrold">
        <w:r>
          <w:delText xml:space="preserve">and can</w:delText>
        </w:r>
      </w:del>
      <w:ins w:id="102" w:author="Samuel T Harrold">
        <w:r>
          <w:t xml:space="preserve">to</w:t>
        </w:r>
      </w:ins>
      <w:r>
        <w:t xml:space="preserve"> </w:t>
      </w:r>
      <w:r>
        <w:t xml:space="preserve">refine</w:t>
      </w:r>
      <w:del w:id="181" w:author="Samuel T Harrold">
        <w:r>
          <w:delText xml:space="preserve"> </w:delText>
        </w:r>
        <w:r>
          <w:delText xml:space="preserve">it</w:delText>
        </w:r>
      </w:del>
      <w:r>
        <w:t xml:space="preserve"> </w:t>
      </w:r>
      <w:r>
        <w:t xml:space="preserve">rather than reconstructing</w:t>
      </w:r>
      <w:r>
        <w:t xml:space="preserve"> </w:t>
      </w:r>
      <w:r>
        <w:t xml:space="preserve">institutional knowledge from scratch.</w:t>
      </w:r>
    </w:p>
    <w:p>
      <w:pPr>
        <w:pStyle w:val="BodyText"/>
      </w:pPr>
      <w:r>
        <w:t xml:space="preserve">This mechanism functions as what we term a</w:t>
      </w:r>
      <w:r>
        <w:t xml:space="preserve"> </w:t>
      </w:r>
      <w:r>
        <w:rPr>
          <w:i/>
          <w:iCs/>
        </w:rPr>
        <w:t xml:space="preserve">Knowledge Ratchet</w:t>
      </w:r>
      <w:r>
        <w:t xml:space="preserve">,</w:t>
      </w:r>
      <w:r>
        <w:t xml:space="preserve"> </w:t>
      </w:r>
      <w:r>
        <w:t xml:space="preserve">consistent with findings on collective knowledge structures</w:t>
      </w:r>
      <w:r>
        <w:t xml:space="preserve"> </w:t>
      </w:r>
      <w:r>
        <w:t xml:space="preserve">[</w:t>
      </w:r>
      <w:hyperlink w:anchor="ref-rao2006">
        <w:r>
          <w:rPr>
            <w:rStyle w:val="Hyperlink"/>
          </w:rPr>
          <w:t xml:space="preserve">13</w:t>
        </w:r>
      </w:hyperlink>
      <w:r>
        <w:t xml:space="preserve">]. Each validated triple prevents regression below</w:t>
      </w:r>
      <w:r>
        <w:t xml:space="preserve"> </w:t>
      </w:r>
      <w:r>
        <w:t xml:space="preserve">the last confirmed state. Even if a subsequent validator is less</w:t>
      </w:r>
      <w:r>
        <w:t xml:space="preserve"> </w:t>
      </w:r>
      <w:del w:id="182" w:author="Samuel T Harrold">
        <w:r>
          <w:delText xml:space="preserve">experienced than their predecessor,</w:delText>
        </w:r>
      </w:del>
      <w:ins w:id="103" w:author="Samuel T Harrold">
        <w:r>
          <w:t xml:space="preserve">experienced,</w:t>
        </w:r>
      </w:ins>
      <w:r>
        <w:t xml:space="preserve"> </w:t>
      </w:r>
      <w:r>
        <w:t xml:space="preserve">the</w:t>
      </w:r>
      <w:r>
        <w:t xml:space="preserve"> </w:t>
      </w:r>
      <w:r>
        <w:t xml:space="preserve">organization cannot slide below the previously validated standard.</w:t>
      </w:r>
      <w:del w:id="183" w:author="Samuel T Harrold">
        <w:r>
          <w:delText xml:space="preserve"> </w:delText>
        </w:r>
        <w:r>
          <w:delText xml:space="preserve">The analogy to version control is instructive: each commit preserves a</w:delText>
        </w:r>
        <w:r>
          <w:delText xml:space="preserve"> </w:delText>
        </w:r>
        <w:r>
          <w:delText xml:space="preserve">known-good state that future contributors build upon.</w:delText>
        </w:r>
      </w:del>
      <w:r>
        <w:t xml:space="preserve"> </w:t>
      </w:r>
      <w:r>
        <w:t xml:space="preserve">The ratchet</w:t>
      </w:r>
      <w:r>
        <w:t xml:space="preserve"> </w:t>
      </w:r>
      <w:r>
        <w:t xml:space="preserve">does not guarantee forward progress, but it prevents the catastrophic</w:t>
      </w:r>
      <w:r>
        <w:t xml:space="preserve"> </w:t>
      </w:r>
      <w:r>
        <w:t xml:space="preserve">backsliding that is the central failure mode of institutional amnesia.</w:t>
      </w:r>
    </w:p>
    <w:p>
      <w:pPr>
        <w:pStyle w:val="BodyText"/>
      </w:pPr>
      <w:r>
        <w:t xml:space="preserve">Real-world evidence supports</w:t>
      </w:r>
      <w:r>
        <w:t xml:space="preserve"> </w:t>
      </w:r>
      <w:del w:id="184" w:author="Samuel T Harrold">
        <w:r>
          <w:delText xml:space="preserve">this mechanism.</w:delText>
        </w:r>
      </w:del>
      <w:ins w:id="104" w:author="Samuel T Harrold">
        <w:r>
          <w:t xml:space="preserve">this:</w:t>
        </w:r>
      </w:ins>
      <w:r>
        <w:t xml:space="preserve"> </w:t>
      </w:r>
      <w:r>
        <w:t xml:space="preserve">UC Davis</w:t>
      </w:r>
      <w:r>
        <w:t xml:space="preserve"> </w:t>
      </w:r>
      <w:r>
        <w:t xml:space="preserve">Health moved from AMAM Stage 0 to Stage 6 by establishing standardized</w:t>
      </w:r>
      <w:r>
        <w:t xml:space="preserve"> </w:t>
      </w:r>
      <w:r>
        <w:t xml:space="preserve">“S.M.A.R.T.” definitions for its analytics metrics</w:t>
      </w:r>
      <w:r>
        <w:t xml:space="preserve"> </w:t>
      </w:r>
      <w:r>
        <w:t xml:space="preserve">[</w:t>
      </w:r>
      <w:hyperlink w:anchor="ref-himss2025ucdavis">
        <w:r>
          <w:rPr>
            <w:rStyle w:val="Hyperlink"/>
          </w:rPr>
          <w:t xml:space="preserve">72</w:t>
        </w:r>
      </w:hyperlink>
      <w:r>
        <w:t xml:space="preserve">]. Those codified standards survived</w:t>
      </w:r>
      <w:r>
        <w:t xml:space="preserve"> </w:t>
      </w:r>
      <w:r>
        <w:t xml:space="preserve">staff turnover</w:t>
      </w:r>
      <w:r>
        <w:t xml:space="preserve"> </w:t>
      </w:r>
      <w:del w:id="185" w:author="Samuel T Harrold">
        <w:r>
          <w:delText xml:space="preserve">precisely</w:delText>
        </w:r>
        <w:r>
          <w:delText xml:space="preserve"> </w:delText>
        </w:r>
      </w:del>
      <w:r>
        <w:t xml:space="preserve">because they existed as organizational</w:t>
      </w:r>
      <w:r>
        <w:t xml:space="preserve"> </w:t>
      </w:r>
      <w:r>
        <w:t xml:space="preserve">artifacts rather than</w:t>
      </w:r>
      <w:r>
        <w:t xml:space="preserve"> </w:t>
      </w:r>
      <w:del w:id="186" w:author="Samuel T Harrold">
        <w:r>
          <w:delText xml:space="preserve">as</w:delText>
        </w:r>
        <w:r>
          <w:delText xml:space="preserve"> </w:delText>
        </w:r>
      </w:del>
      <w:r>
        <w:t xml:space="preserve">knowledge held solely by</w:t>
      </w:r>
      <w:r>
        <w:t xml:space="preserve"> </w:t>
      </w:r>
      <w:del w:id="187" w:author="Samuel T Harrold">
        <w:r>
          <w:delText xml:space="preserve">the</w:delText>
        </w:r>
        <w:r>
          <w:delText xml:space="preserve"> </w:delText>
        </w:r>
        <w:r>
          <w:delText xml:space="preserve">individuals who created them.</w:delText>
        </w:r>
      </w:del>
      <w:ins w:id="105" w:author="Samuel T Harrold">
        <w:r>
          <w:t xml:space="preserve">their creators.</w:t>
        </w:r>
      </w:ins>
      <w:r>
        <w:t xml:space="preserve"> </w:t>
      </w:r>
      <w:r>
        <w:t xml:space="preserve">The HITL-KG validated</w:t>
      </w:r>
      <w:r>
        <w:t xml:space="preserve"> </w:t>
      </w:r>
      <w:r>
        <w:t xml:space="preserve">query library serves an analogous function: it encodes analytical</w:t>
      </w:r>
      <w:r>
        <w:t xml:space="preserve"> </w:t>
      </w:r>
      <w:r>
        <w:t xml:space="preserve">decisions into durable, retrievable structures that persist independent</w:t>
      </w:r>
      <w:r>
        <w:t xml:space="preserve"> </w:t>
      </w:r>
      <w:r>
        <w:t xml:space="preserve">of any single analyst’s tenure.</w:t>
      </w:r>
    </w:p>
    <w:p>
      <w:pPr>
        <w:pStyle w:val="BodyText"/>
      </w:pPr>
      <w:del w:id="188" w:author="Samuel T Harrold">
        <w:r>
          <w:delText xml:space="preserve">However, the</w:delText>
        </w:r>
      </w:del>
      <w:ins w:id="106" w:author="Samuel T Harrold">
        <w:r>
          <w:t xml:space="preserve">The</w:t>
        </w:r>
      </w:ins>
      <w:r>
        <w:t xml:space="preserve"> </w:t>
      </w:r>
      <w:r>
        <w:t xml:space="preserve">Validator Paradox is not fully</w:t>
      </w:r>
      <w:r>
        <w:t xml:space="preserve"> </w:t>
      </w:r>
      <w:del w:id="189" w:author="Samuel T Harrold">
        <w:r>
          <w:delText xml:space="preserve">resolved.</w:delText>
        </w:r>
        <w:r>
          <w:delText xml:space="preserve"> </w:delText>
        </w:r>
        <w:r>
          <w:delText xml:space="preserve">There exists</w:delText>
        </w:r>
      </w:del>
      <w:ins w:id="107" w:author="Samuel T Harrold">
        <w:r>
          <w:t xml:space="preserve">resolved: below</w:t>
        </w:r>
      </w:ins>
      <w:r>
        <w:t xml:space="preserve"> </w:t>
      </w:r>
      <w:r>
        <w:t xml:space="preserve">a minimum viable expertise</w:t>
      </w:r>
      <w:r>
        <w:t xml:space="preserve"> </w:t>
      </w:r>
      <w:del w:id="190" w:author="Samuel T Harrold">
        <w:r>
          <w:delText xml:space="preserve">threshold below which</w:delText>
        </w:r>
      </w:del>
      <w:ins w:id="108" w:author="Samuel T Harrold">
        <w:r>
          <w:t xml:space="preserve">threshold,</w:t>
        </w:r>
      </w:ins>
      <w:r>
        <w:t xml:space="preserve"> </w:t>
      </w:r>
      <w:r>
        <w:t xml:space="preserve">validation becomes meaningless.</w:t>
      </w:r>
      <w:r>
        <w:t xml:space="preserve"> </w:t>
      </w:r>
      <w:r>
        <w:t xml:space="preserve">A junior analyst rubber-stamping AI-generated output without genuine</w:t>
      </w:r>
      <w:r>
        <w:t xml:space="preserve"> </w:t>
      </w:r>
      <w:r>
        <w:t xml:space="preserve">comprehension provides no knowledge ratchet; the validation artifact</w:t>
      </w:r>
      <w:r>
        <w:t xml:space="preserve"> </w:t>
      </w:r>
      <w:r>
        <w:t xml:space="preserve">exists, but its epistemic value is nil. Identifying this threshold</w:t>
      </w:r>
      <w:r>
        <w:t xml:space="preserve"> </w:t>
      </w:r>
      <w:r>
        <w:t xml:space="preserve">remains an open empirical question; future work should measure it via</w:t>
      </w:r>
      <w:r>
        <w:t xml:space="preserve"> </w:t>
      </w:r>
      <w:r>
        <w:t xml:space="preserve">controlled hallucination injection studies, in which AI-generated</w:t>
      </w:r>
      <w:r>
        <w:t xml:space="preserve"> </w:t>
      </w:r>
      <w:r>
        <w:t xml:space="preserve">queries containing deliberate errors are presented to validators of</w:t>
      </w:r>
      <w:r>
        <w:t xml:space="preserve"> </w:t>
      </w:r>
      <w:r>
        <w:t xml:space="preserve">varying experience levels.</w:t>
      </w:r>
    </w:p>
    <w:p>
      <w:pPr>
        <w:pStyle w:val="BodyText"/>
      </w:pPr>
      <w:r>
        <w:t xml:space="preserve">We propose a provisional three-tier governance model, informed by</w:t>
      </w:r>
      <w:r>
        <w:t xml:space="preserve"> </w:t>
      </w:r>
      <w:r>
        <w:t xml:space="preserve">risk-stratified AI oversight frameworks</w:t>
      </w:r>
      <w:r>
        <w:t xml:space="preserve"> </w:t>
      </w:r>
      <w:r>
        <w:t xml:space="preserve">[</w:t>
      </w:r>
      <w:hyperlink w:anchor="ref-kumar2025caos">
        <w:r>
          <w:rPr>
            <w:rStyle w:val="Hyperlink"/>
          </w:rPr>
          <w:t xml:space="preserve">73</w:t>
        </w:r>
      </w:hyperlink>
      <w:r>
        <w:t xml:space="preserve">,</w:t>
      </w:r>
      <w:hyperlink w:anchor="ref-labkoff2024">
        <w:r>
          <w:rPr>
            <w:rStyle w:val="Hyperlink"/>
          </w:rPr>
          <w:t xml:space="preserve">74</w:t>
        </w:r>
      </w:hyperlink>
      <w:r>
        <w:t xml:space="preserve">], to degrade</w:t>
      </w:r>
      <w:r>
        <w:t xml:space="preserve"> </w:t>
      </w:r>
      <w:r>
        <w:t xml:space="preserve">gracefully when expertise is scarce.</w:t>
      </w:r>
      <w:r>
        <w:t xml:space="preserve"> </w:t>
      </w:r>
      <w:r>
        <w:rPr>
          <w:i/>
          <w:iCs/>
        </w:rPr>
        <w:t xml:space="preserve">Full validation</w:t>
      </w:r>
      <w:r>
        <w:t xml:space="preserve">: a domain expert</w:t>
      </w:r>
      <w:r>
        <w:t xml:space="preserve"> </w:t>
      </w:r>
      <w:r>
        <w:t xml:space="preserve">with schema-level knowledge reviews the query triple and confirms</w:t>
      </w:r>
      <w:r>
        <w:t xml:space="preserve"> </w:t>
      </w:r>
      <w:r>
        <w:t xml:space="preserve">semantic</w:t>
      </w:r>
      <w:r>
        <w:t xml:space="preserve"> </w:t>
      </w:r>
      <w:del w:id="191" w:author="Samuel T Harrold">
        <w:r>
          <w:delText xml:space="preserve">alignment; this is the default mode.</w:delText>
        </w:r>
      </w:del>
      <w:ins w:id="109" w:author="Samuel T Harrold">
        <w:r>
          <w:t xml:space="preserve">alignment (the</w:t>
        </w:r>
        <w:r>
          <w:t xml:space="preserve"> </w:t>
        </w:r>
        <w:r>
          <w:t xml:space="preserve">default).</w:t>
        </w:r>
      </w:ins>
      <w:r>
        <w:t xml:space="preserve"> </w:t>
      </w:r>
      <w:r>
        <w:rPr>
          <w:i/>
          <w:iCs/>
        </w:rPr>
        <w:t xml:space="preserve">Constrained validation</w:t>
      </w:r>
      <w:r>
        <w:t xml:space="preserve">: when no fully qualified</w:t>
      </w:r>
      <w:r>
        <w:t xml:space="preserve"> </w:t>
      </w:r>
      <w:r>
        <w:t xml:space="preserve">validator is available, a less experienced analyst reviews the triple</w:t>
      </w:r>
      <w:r>
        <w:t xml:space="preserve"> </w:t>
      </w:r>
      <w:r>
        <w:t xml:space="preserve">against previously validated queries for the same data domain, flagging</w:t>
      </w:r>
      <w:r>
        <w:t xml:space="preserve"> </w:t>
      </w:r>
      <w:r>
        <w:t xml:space="preserve">deviations for deferred expert review; the triple is stored with</w:t>
      </w:r>
      <w:r>
        <w:t xml:space="preserve"> </w:t>
      </w:r>
      <w:r>
        <w:t xml:space="preserve">“provisional” status.</w:t>
      </w:r>
      <w:r>
        <w:t xml:space="preserve"> </w:t>
      </w:r>
      <w:r>
        <w:rPr>
          <w:i/>
          <w:iCs/>
        </w:rPr>
        <w:t xml:space="preserve">Automated matching</w:t>
      </w:r>
      <w:r>
        <w:t xml:space="preserve">: for queries that match an</w:t>
      </w:r>
      <w:r>
        <w:t xml:space="preserve"> </w:t>
      </w:r>
      <w:r>
        <w:t xml:space="preserve">existing validated triple with high semantic similarity, the system</w:t>
      </w:r>
      <w:r>
        <w:t xml:space="preserve"> </w:t>
      </w:r>
      <w:r>
        <w:t xml:space="preserve">accepts the match without human</w:t>
      </w:r>
      <w:r>
        <w:t xml:space="preserve"> </w:t>
      </w:r>
      <w:del w:id="192" w:author="Samuel T Harrold">
        <w:r>
          <w:delText xml:space="preserve">review but logs</w:delText>
        </w:r>
      </w:del>
      <w:ins w:id="110" w:author="Samuel T Harrold">
        <w:r>
          <w:t xml:space="preserve">review, logging</w:t>
        </w:r>
      </w:ins>
      <w:r>
        <w:t xml:space="preserve"> </w:t>
      </w:r>
      <w:r>
        <w:t xml:space="preserve">it for periodic audit.</w:t>
      </w:r>
    </w:p>
    <w:p>
      <w:pPr>
        <w:pStyle w:val="BodyText"/>
      </w:pPr>
      <w:del w:id="193" w:author="Samuel T Harrold">
        <w:r>
          <w:delText xml:space="preserve">At the organizational level,</w:delText>
        </w:r>
      </w:del>
      <w:ins w:id="111" w:author="Samuel T Harrold">
        <w:r>
          <w:t xml:space="preserve">Organizational</w:t>
        </w:r>
      </w:ins>
      <w:r>
        <w:t xml:space="preserve"> </w:t>
      </w:r>
      <w:r>
        <w:t xml:space="preserve">governance</w:t>
      </w:r>
      <w:r>
        <w:t xml:space="preserve"> </w:t>
      </w:r>
      <w:r>
        <w:t xml:space="preserve">requirements include</w:t>
      </w:r>
      <w:del w:id="194" w:author="Samuel T Harrold">
        <w:r>
          <w:delText xml:space="preserve"> </w:delText>
        </w:r>
        <w:r>
          <w:delText xml:space="preserve">defining</w:delText>
        </w:r>
      </w:del>
      <w:r>
        <w:t xml:space="preserve"> </w:t>
      </w:r>
      <w:r>
        <w:t xml:space="preserve">who can validate queries (domain</w:t>
      </w:r>
      <w:r>
        <w:t xml:space="preserve"> </w:t>
      </w:r>
      <w:r>
        <w:t xml:space="preserve">expertise thresholds),</w:t>
      </w:r>
      <w:r>
        <w:t xml:space="preserve"> </w:t>
      </w:r>
      <w:del w:id="195" w:author="Samuel T Harrold">
        <w:r>
          <w:delText xml:space="preserve">establishing</w:delText>
        </w:r>
        <w:r>
          <w:delText xml:space="preserve"> </w:delText>
        </w:r>
      </w:del>
      <w:r>
        <w:t xml:space="preserve">review workflows for</w:t>
      </w:r>
      <w:r>
        <w:t xml:space="preserve"> </w:t>
      </w:r>
      <w:r>
        <w:t xml:space="preserve">high-stakes queries,</w:t>
      </w:r>
      <w:r>
        <w:t xml:space="preserve"> </w:t>
      </w:r>
      <w:del w:id="196" w:author="Samuel T Harrold">
        <w:r>
          <w:delText xml:space="preserve">managing</w:delText>
        </w:r>
        <w:r>
          <w:delText xml:space="preserve"> </w:delText>
        </w:r>
      </w:del>
      <w:r>
        <w:t xml:space="preserve">query versioning as schemas evolve,</w:t>
      </w:r>
      <w:r>
        <w:t xml:space="preserve"> </w:t>
      </w:r>
      <w:r>
        <w:t xml:space="preserve">and</w:t>
      </w:r>
      <w:del w:id="197" w:author="Samuel T Harrold">
        <w:r>
          <w:delText xml:space="preserve"> </w:delText>
        </w:r>
        <w:r>
          <w:delText xml:space="preserve">implementing</w:delText>
        </w:r>
      </w:del>
      <w:r>
        <w:t xml:space="preserve"> </w:t>
      </w:r>
      <w:r>
        <w:t xml:space="preserve">retrieval policies. Drawing on established</w:t>
      </w:r>
      <w:r>
        <w:t xml:space="preserve"> </w:t>
      </w:r>
      <w:r>
        <w:t xml:space="preserve">master data governance practice</w:t>
      </w:r>
      <w:r>
        <w:t xml:space="preserve"> </w:t>
      </w:r>
      <w:r>
        <w:t xml:space="preserve">[</w:t>
      </w:r>
      <w:hyperlink w:anchor="ref-loshin2010">
        <w:r>
          <w:rPr>
            <w:rStyle w:val="Hyperlink"/>
          </w:rPr>
          <w:t xml:space="preserve">75</w:t>
        </w:r>
      </w:hyperlink>
      <w:del w:id="198" w:author="Samuel T Harrold">
        <w:r>
          <w:delText xml:space="preserve">,</w:delText>
        </w:r>
        <w:hyperlink w:anchor="ref-kalyanasundaram2025">
          <w:r>
            <w:rPr>
              <w:rStyle w:val="Hyperlink"/>
            </w:rPr>
            <w:delText xml:space="preserve">77</w:delText>
          </w:r>
        </w:hyperlink>
      </w:del>
      <w:r>
        <w:t xml:space="preserve">],</w:t>
      </w:r>
      <w:r>
        <w:t xml:space="preserve"> </w:t>
      </w:r>
      <w:r>
        <w:t xml:space="preserve">organizations can designate specific validated triples as “Golden</w:t>
      </w:r>
      <w:r>
        <w:t xml:space="preserve"> </w:t>
      </w:r>
      <w:r>
        <w:t xml:space="preserve">Queries,” certified by a governance committee as the authoritative</w:t>
      </w:r>
      <w:r>
        <w:t xml:space="preserve"> </w:t>
      </w:r>
      <w:r>
        <w:t xml:space="preserve">source of truth for key metrics.</w:t>
      </w:r>
      <w:r>
        <w:t xml:space="preserve"> </w:t>
      </w:r>
      <w:del w:id="199" w:author="Samuel T Harrold">
        <w:r>
          <w:delText xml:space="preserve">While many users can create and</w:delText>
        </w:r>
        <w:r>
          <w:delText xml:space="preserve"> </w:delText>
        </w:r>
        <w:r>
          <w:delText xml:space="preserve">validate queries, only</w:delText>
        </w:r>
      </w:del>
      <w:ins w:id="112" w:author="Samuel T Harrold">
        <w:r>
          <w:t xml:space="preserve">Only</w:t>
        </w:r>
      </w:ins>
      <w:r>
        <w:t xml:space="preserve"> </w:t>
      </w:r>
      <w:r>
        <w:t xml:space="preserve">these certified triples serve as</w:t>
      </w:r>
      <w:r>
        <w:t xml:space="preserve"> </w:t>
      </w:r>
      <w:r>
        <w:t xml:space="preserve">official standards, mitigating Shadow IT risks</w:t>
      </w:r>
      <w:r>
        <w:t xml:space="preserve"> </w:t>
      </w:r>
      <w:r>
        <w:t xml:space="preserve">[</w:t>
      </w:r>
      <w:hyperlink w:anchor="ref-zimmermann2017">
        <w:r>
          <w:rPr>
            <w:rStyle w:val="Hyperlink"/>
          </w:rPr>
          <w:t xml:space="preserve">76</w:t>
        </w:r>
      </w:hyperlink>
      <w:r>
        <w:t xml:space="preserve">] while preserving analytical agility.</w:t>
      </w:r>
    </w:p>
    <w:bookmarkEnd w:id="27"/>
    <w:bookmarkStart w:id="28" w:name="safety-as-cognitive-forcing"/>
    <w:p>
      <w:pPr>
        <w:pStyle w:val="Heading1"/>
      </w:pPr>
      <w:r>
        <w:t xml:space="preserve">Safety as Cognitive Forcing</w:t>
      </w:r>
    </w:p>
    <w:p>
      <w:pPr>
        <w:pStyle w:val="FirstParagraph"/>
      </w:pPr>
      <w:r>
        <w:t xml:space="preserve">HITL-KG is fundamentally a</w:t>
      </w:r>
      <w:r>
        <w:t xml:space="preserve"> </w:t>
      </w:r>
      <w:r>
        <w:rPr>
          <w:i/>
          <w:iCs/>
        </w:rPr>
        <w:t xml:space="preserve">safety mechanism</w:t>
      </w:r>
      <w:r>
        <w:t xml:space="preserve">, not a productivity tool.</w:t>
      </w:r>
      <w:r>
        <w:t xml:space="preserve"> </w:t>
      </w:r>
      <w:r>
        <w:t xml:space="preserve">The central risk of unsupervised AI in clinical analytics is what we</w:t>
      </w:r>
      <w:r>
        <w:t xml:space="preserve"> </w:t>
      </w:r>
      <w:r>
        <w:t xml:space="preserve">term “laundering hallucinations”: a plausible-sounding but factually</w:t>
      </w:r>
      <w:r>
        <w:t xml:space="preserve"> </w:t>
      </w:r>
      <w:r>
        <w:t xml:space="preserve">incorrect query result that enters the decision pipeline undetected and</w:t>
      </w:r>
      <w:r>
        <w:t xml:space="preserve"> </w:t>
      </w:r>
      <w:r>
        <w:t xml:space="preserve">influences clinical or operational choices. Because large language</w:t>
      </w:r>
      <w:r>
        <w:t xml:space="preserve"> </w:t>
      </w:r>
      <w:r>
        <w:t xml:space="preserve">models generate fluent, confident output regardless of correctness,</w:t>
      </w:r>
      <w:r>
        <w:t xml:space="preserve"> </w:t>
      </w:r>
      <w:del w:id="200" w:author="Samuel T Harrold">
        <w:r>
          <w:delText xml:space="preserve">the absence of a structured validation step means that</w:delText>
        </w:r>
        <w:r>
          <w:delText xml:space="preserve"> </w:delText>
        </w:r>
      </w:del>
      <w:r>
        <w:t xml:space="preserve">errors</w:t>
      </w:r>
      <w:r>
        <w:t xml:space="preserve"> </w:t>
      </w:r>
      <w:r>
        <w:t xml:space="preserve">arrive dressed in the language of expertise,</w:t>
      </w:r>
      <w:del w:id="201" w:author="Samuel T Harrold">
        <w:r>
          <w:delText xml:space="preserve"> </w:delText>
        </w:r>
        <w:r>
          <w:delText xml:space="preserve">making them</w:delText>
        </w:r>
      </w:del>
      <w:r>
        <w:t xml:space="preserve"> </w:t>
      </w:r>
      <w:r>
        <w:t xml:space="preserve">harder</w:t>
      </w:r>
      <w:r>
        <w:t xml:space="preserve"> </w:t>
      </w:r>
      <w:r>
        <w:t xml:space="preserve">to catch than obviously malformed output.</w:t>
      </w:r>
    </w:p>
    <w:p>
      <w:pPr>
        <w:pStyle w:val="BodyText"/>
      </w:pPr>
      <w:r>
        <w:t xml:space="preserve">HITL-KG mitigates this risk through</w:t>
      </w:r>
      <w:r>
        <w:t xml:space="preserve"> </w:t>
      </w:r>
      <w:r>
        <w:rPr>
          <w:i/>
          <w:iCs/>
        </w:rPr>
        <w:t xml:space="preserve">Cognitive Forcing Functions</w:t>
      </w:r>
      <w:r>
        <w:t xml:space="preserve"> </w:t>
      </w:r>
      <w:r>
        <w:t xml:space="preserve">[</w:t>
      </w:r>
      <w:hyperlink w:anchor="ref-ziletti2024">
        <w:r>
          <w:rPr>
            <w:rStyle w:val="Hyperlink"/>
          </w:rPr>
          <w:t xml:space="preserve">38</w:t>
        </w:r>
      </w:hyperlink>
      <w:r>
        <w:t xml:space="preserve">], a design pattern borrowed from clinical</w:t>
      </w:r>
      <w:r>
        <w:t xml:space="preserve"> </w:t>
      </w:r>
      <w:r>
        <w:t xml:space="preserve">decision-making and safety engineering.</w:t>
      </w:r>
      <w:r>
        <w:t xml:space="preserve"> </w:t>
      </w:r>
      <w:del w:id="202" w:author="Samuel T Harrold">
        <w:r>
          <w:delText xml:space="preserve">By requiring</w:delText>
        </w:r>
      </w:del>
      <w:ins w:id="113" w:author="Samuel T Harrold">
        <w:r>
          <w:t xml:space="preserve">Requiring</w:t>
        </w:r>
      </w:ins>
      <w:r>
        <w:t xml:space="preserve"> </w:t>
      </w:r>
      <w:r>
        <w:t xml:space="preserve">the AI to explain its reasoning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presenting</w:t>
      </w:r>
      <w:r>
        <w:t xml:space="preserve"> </w:t>
      </w:r>
      <w:del w:id="203" w:author="Samuel T Harrold">
        <w:r>
          <w:delText xml:space="preserve">results, the</w:delText>
        </w:r>
        <w:r>
          <w:delText xml:space="preserve"> </w:delText>
        </w:r>
        <w:r>
          <w:delText xml:space="preserve">architecture</w:delText>
        </w:r>
      </w:del>
      <w:ins w:id="114" w:author="Samuel T Harrold">
        <w:r>
          <w:t xml:space="preserve">results</w:t>
        </w:r>
      </w:ins>
      <w:r>
        <w:t xml:space="preserve"> </w:t>
      </w:r>
      <w:r>
        <w:t xml:space="preserve">forces the</w:t>
      </w:r>
      <w:del w:id="204" w:author="Samuel T Harrold">
        <w:r>
          <w:delText xml:space="preserve"> </w:delText>
        </w:r>
        <w:r>
          <w:delText xml:space="preserve">human</w:delText>
        </w:r>
      </w:del>
      <w:r>
        <w:t xml:space="preserve"> </w:t>
      </w:r>
      <w:r>
        <w:t xml:space="preserve">validator into System 2</w:t>
      </w:r>
      <w:r>
        <w:t xml:space="preserve"> </w:t>
      </w:r>
      <w:r>
        <w:t xml:space="preserve">(analytical, deliberate) thinking rather than</w:t>
      </w:r>
      <w:del w:id="205" w:author="Samuel T Harrold">
        <w:r>
          <w:delText xml:space="preserve"> </w:delText>
        </w:r>
        <w:r>
          <w:delText xml:space="preserve">allowing</w:delText>
        </w:r>
      </w:del>
      <w:r>
        <w:t xml:space="preserve"> </w:t>
      </w:r>
      <w:r>
        <w:t xml:space="preserve">System 1</w:t>
      </w:r>
      <w:r>
        <w:t xml:space="preserve"> </w:t>
      </w:r>
      <w:r>
        <w:t xml:space="preserve">(fast, heuristic) acceptance of superficially plausible output. User</w:t>
      </w:r>
      <w:r>
        <w:t xml:space="preserve"> </w:t>
      </w:r>
      <w:r>
        <w:t xml:space="preserve">studies confirm the practical benefit: structured explanation reduces</w:t>
      </w:r>
      <w:r>
        <w:t xml:space="preserve"> </w:t>
      </w:r>
      <w:r>
        <w:t xml:space="preserve">error recovery time by 30 to 40 seconds compared to unstructured output</w:t>
      </w:r>
      <w:r>
        <w:t xml:space="preserve"> </w:t>
      </w:r>
      <w:r>
        <w:t xml:space="preserve">review [</w:t>
      </w:r>
      <w:hyperlink w:anchor="ref-ipeirotis2025">
        <w:r>
          <w:rPr>
            <w:rStyle w:val="Hyperlink"/>
          </w:rPr>
          <w:t xml:space="preserve">77</w:t>
        </w:r>
      </w:hyperlink>
      <w:r>
        <w:t xml:space="preserve">].</w:t>
      </w:r>
    </w:p>
    <w:p>
      <w:pPr>
        <w:pStyle w:val="BodyText"/>
      </w:pPr>
      <w:r>
        <w:t xml:space="preserve">Critically, the human validator’s value is not merely assumed. Recent</w:t>
      </w:r>
      <w:r>
        <w:t xml:space="preserve"> </w:t>
      </w:r>
      <w:r>
        <w:t xml:space="preserve">studies show that human oversight measurably improves AI-generated</w:t>
      </w:r>
      <w:r>
        <w:t xml:space="preserve"> </w:t>
      </w:r>
      <w:r>
        <w:t xml:space="preserve">analytics: large-language-model output verified by a reviewer</w:t>
      </w:r>
      <w:r>
        <w:t xml:space="preserve"> </w:t>
      </w:r>
      <w:r>
        <w:t xml:space="preserve">outperformed a human-only workflow (91.0% versus 89.0% accuracy) across</w:t>
      </w:r>
      <w:r>
        <w:t xml:space="preserve"> </w:t>
      </w:r>
      <w:r>
        <w:t xml:space="preserve">six systematic reviews [</w:t>
      </w:r>
      <w:hyperlink w:anchor="ref-gartlehner2025">
        <w:r>
          <w:rPr>
            <w:rStyle w:val="Hyperlink"/>
          </w:rPr>
          <w:t xml:space="preserve">78</w:t>
        </w:r>
      </w:hyperlink>
      <w:r>
        <w:t xml:space="preserve">], and a text-to-SQL</w:t>
      </w:r>
      <w:r>
        <w:t xml:space="preserve"> </w:t>
      </w:r>
      <w:r>
        <w:t xml:space="preserve">validation gate in which experts correct generated queries improved</w:t>
      </w:r>
      <w:r>
        <w:t xml:space="preserve"> </w:t>
      </w:r>
      <w:r>
        <w:t xml:space="preserve">semantic correctness by 28.4% over end-to-end model output</w:t>
      </w:r>
      <w:r>
        <w:t xml:space="preserve"> </w:t>
      </w:r>
      <w:r>
        <w:t xml:space="preserve">[</w:t>
      </w:r>
      <w:hyperlink w:anchor="ref-benzarti2026">
        <w:r>
          <w:rPr>
            <w:rStyle w:val="Hyperlink"/>
          </w:rPr>
          <w:t xml:space="preserve">79</w:t>
        </w:r>
      </w:hyperlink>
      <w:r>
        <w:t xml:space="preserve">]. These gains are conditional on</w:t>
      </w:r>
      <w:r>
        <w:t xml:space="preserve"> </w:t>
      </w:r>
      <w:r>
        <w:t xml:space="preserve">well-designed interaction [</w:t>
      </w:r>
      <w:hyperlink w:anchor="ref-ning2024">
        <w:r>
          <w:rPr>
            <w:rStyle w:val="Hyperlink"/>
          </w:rPr>
          <w:t xml:space="preserve">80</w:t>
        </w:r>
      </w:hyperlink>
      <w:r>
        <w:t xml:space="preserve">]; the comparative</w:t>
      </w:r>
      <w:r>
        <w:t xml:space="preserve"> </w:t>
      </w:r>
      <w:r>
        <w:t xml:space="preserve">effectiveness of HITL-KG itself remains the subject of the planned</w:t>
      </w:r>
      <w:r>
        <w:t xml:space="preserve"> </w:t>
      </w:r>
      <w:r>
        <w:t xml:space="preserve">empirical validation.</w:t>
      </w:r>
    </w:p>
    <w:p>
      <w:pPr>
        <w:pStyle w:val="BodyText"/>
      </w:pPr>
      <w:r>
        <w:t xml:space="preserve">The parallel to aviation safety is instructive: checklists and</w:t>
      </w:r>
      <w:r>
        <w:t xml:space="preserve"> </w:t>
      </w:r>
      <w:r>
        <w:t xml:space="preserve">mandatory call-outs made commercial aviation</w:t>
      </w:r>
      <w:r>
        <w:t xml:space="preserve"> </w:t>
      </w:r>
      <w:del w:id="206" w:author="Samuel T Harrold">
        <w:r>
          <w:delText xml:space="preserve">one of the safest modes</w:delText>
        </w:r>
        <w:r>
          <w:delText xml:space="preserve"> </w:delText>
        </w:r>
        <w:r>
          <w:delText xml:space="preserve">of transportation</w:delText>
        </w:r>
      </w:del>
      <w:ins w:id="115" w:author="Samuel T Harrold">
        <w:r>
          <w:t xml:space="preserve">exceptionally safe</w:t>
        </w:r>
      </w:ins>
      <w:r>
        <w:t xml:space="preserve"> </w:t>
      </w:r>
      <w:r>
        <w:t xml:space="preserve">not by eliminating human error</w:t>
      </w:r>
      <w:r>
        <w:t xml:space="preserve"> </w:t>
      </w:r>
      <w:r>
        <w:t xml:space="preserve">but by surfacing errors before they propagate. HITL-KG applies the same</w:t>
      </w:r>
      <w:r>
        <w:t xml:space="preserve"> </w:t>
      </w:r>
      <w:r>
        <w:t xml:space="preserve">principle: the mandatory validation step is an analytical “call-out”</w:t>
      </w:r>
      <w:r>
        <w:t xml:space="preserve"> </w:t>
      </w:r>
      <w:r>
        <w:t xml:space="preserve">that interrupts uncritical acceptance, so the friction of validation is</w:t>
      </w:r>
      <w:r>
        <w:t xml:space="preserve"> </w:t>
      </w:r>
      <w:r>
        <w:t xml:space="preserve">not a cost but the mechanism of safety itself.</w:t>
      </w:r>
    </w:p>
    <w:bookmarkEnd w:id="28"/>
    <w:bookmarkStart w:id="29" w:name="Xf414813cd0afe621d2dc19456f0dc09d0fd73a3"/>
    <w:p>
      <w:pPr>
        <w:pStyle w:val="Heading1"/>
      </w:pPr>
      <w:r>
        <w:t xml:space="preserve">Structural Barriers: Why the Problem Persists</w:t>
      </w:r>
    </w:p>
    <w:p>
      <w:pPr>
        <w:pStyle w:val="FirstParagraph"/>
      </w:pPr>
      <w:r>
        <w:t xml:space="preserve">Failed standardization approaches (e.g., IBM Watson Health</w:t>
      </w:r>
      <w:r>
        <w:t xml:space="preserve"> </w:t>
      </w:r>
      <w:r>
        <w:t xml:space="preserve">[</w:t>
      </w:r>
      <w:hyperlink w:anchor="ref-ibm2022">
        <w:r>
          <w:rPr>
            <w:rStyle w:val="Hyperlink"/>
          </w:rPr>
          <w:t xml:space="preserve">81</w:t>
        </w:r>
      </w:hyperlink>
      <w:r>
        <w:t xml:space="preserve">,</w:t>
      </w:r>
      <w:hyperlink w:anchor="ref-strickland2019">
        <w:r>
          <w:rPr>
            <w:rStyle w:val="Hyperlink"/>
          </w:rPr>
          <w:t xml:space="preserve">82</w:t>
        </w:r>
      </w:hyperlink>
      <w:r>
        <w:t xml:space="preserve">], Haven</w:t>
      </w:r>
      <w:r>
        <w:t xml:space="preserve"> </w:t>
      </w:r>
      <w:r>
        <w:t xml:space="preserve">[</w:t>
      </w:r>
      <w:hyperlink w:anchor="ref-lavito2021">
        <w:r>
          <w:rPr>
            <w:rStyle w:val="Hyperlink"/>
          </w:rPr>
          <w:t xml:space="preserve">83</w:t>
        </w:r>
      </w:hyperlink>
      <w:r>
        <w:t xml:space="preserve">,</w:t>
      </w:r>
      <w:hyperlink w:anchor="ref-acchiardo2021">
        <w:r>
          <w:rPr>
            <w:rStyle w:val="Hyperlink"/>
          </w:rPr>
          <w:t xml:space="preserve">84</w:t>
        </w:r>
      </w:hyperlink>
      <w:r>
        <w:t xml:space="preserve">]) demonstrate that</w:t>
      </w:r>
      <w:r>
        <w:t xml:space="preserve"> </w:t>
      </w:r>
      <w:r>
        <w:t xml:space="preserve">centralized models fail clinical reality. Metadata uncertainties and</w:t>
      </w:r>
      <w:r>
        <w:t xml:space="preserve"> </w:t>
      </w:r>
      <w:r>
        <w:t xml:space="preserve">“messy” institution-specific business logic require localized solutions</w:t>
      </w:r>
      <w:r>
        <w:t xml:space="preserve"> </w:t>
      </w:r>
      <w:r>
        <w:t xml:space="preserve">[</w:t>
      </w:r>
      <w:hyperlink w:anchor="ref-gal2019">
        <w:r>
          <w:rPr>
            <w:rStyle w:val="Hyperlink"/>
          </w:rPr>
          <w:t xml:space="preserve">3</w:t>
        </w:r>
      </w:hyperlink>
      <w:r>
        <w:t xml:space="preserve">,</w:t>
      </w:r>
      <w:del w:id="207" w:author="Samuel T Harrold">
        <w:hyperlink w:anchor="ref-yang2020">
          <w:r>
            <w:rPr>
              <w:rStyle w:val="Hyperlink"/>
            </w:rPr>
            <w:delText xml:space="preserve">87</w:delText>
          </w:r>
        </w:hyperlink>
      </w:del>
      <w:ins w:id="116" w:author="Samuel T Harrold">
        <w:hyperlink w:anchor="ref-strickland2019">
          <w:r>
            <w:rPr>
              <w:rStyle w:val="Hyperlink"/>
            </w:rPr>
            <w:t xml:space="preserve">82</w:t>
          </w:r>
        </w:hyperlink>
      </w:ins>
      <w:r>
        <w:t xml:space="preserve">].</w:t>
      </w:r>
      <w:r>
        <w:t xml:space="preserve"> </w:t>
      </w:r>
      <w:r>
        <w:t xml:space="preserve">HITL-KG addresses this by capturing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logic rather than enforcing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standards.</w:t>
      </w:r>
    </w:p>
    <w:bookmarkEnd w:id="29"/>
    <w:bookmarkStart w:id="30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This work is a narrative, design science informed framework rather than</w:t>
      </w:r>
      <w:r>
        <w:t xml:space="preserve"> </w:t>
      </w:r>
      <w:r>
        <w:t xml:space="preserve">a systematic review or multi-site empirical evaluation. The literature</w:t>
      </w:r>
      <w:r>
        <w:t xml:space="preserve"> </w:t>
      </w:r>
      <w:r>
        <w:t xml:space="preserve">base is concentrated on English-language sources and recent (2024-2026)</w:t>
      </w:r>
      <w:r>
        <w:t xml:space="preserve"> </w:t>
      </w:r>
      <w:r>
        <w:t xml:space="preserve">workforce and NL2SQL studies, so findings may not capture all regional,</w:t>
      </w:r>
      <w:r>
        <w:t xml:space="preserve"> </w:t>
      </w:r>
      <w:r>
        <w:t xml:space="preserve">specialty-specific, or technological contexts. The HITL-KG architecture</w:t>
      </w:r>
      <w:r>
        <w:t xml:space="preserve"> </w:t>
      </w:r>
      <w:r>
        <w:t xml:space="preserve">and the proposed Three-Pillar Assessment Rubric are conceptual</w:t>
      </w:r>
      <w:r>
        <w:t xml:space="preserve"> </w:t>
      </w:r>
      <w:r>
        <w:t xml:space="preserve">artifacts that require future implementation and validation in diverse</w:t>
      </w:r>
      <w:r>
        <w:t xml:space="preserve"> </w:t>
      </w:r>
      <w:r>
        <w:t xml:space="preserve">health systems before their effectiveness and generalizability can be</w:t>
      </w:r>
      <w:r>
        <w:t xml:space="preserve"> </w:t>
      </w:r>
      <w:r>
        <w:t xml:space="preserve">fully established.</w:t>
      </w:r>
    </w:p>
    <w:p>
      <w:pPr>
        <w:pStyle w:val="BodyText"/>
      </w:pPr>
      <w:r>
        <w:t xml:space="preserve">HITL-KG also complements rather than replaces workforce development: it</w:t>
      </w:r>
      <w:r>
        <w:t xml:space="preserve"> </w:t>
      </w:r>
      <w:r>
        <w:t xml:space="preserve">decouples institutional knowledge from individual tenure, but still</w:t>
      </w:r>
      <w:r>
        <w:t xml:space="preserve"> </w:t>
      </w:r>
      <w:r>
        <w:t xml:space="preserve">presumes investment in the training and analytics literacy through</w:t>
      </w:r>
      <w:r>
        <w:t xml:space="preserve"> </w:t>
      </w:r>
      <w:r>
        <w:t xml:space="preserve">which staff learn to pose, validate, and interpret queries</w:t>
      </w:r>
      <w:r>
        <w:t xml:space="preserve"> </w:t>
      </w:r>
      <w:r>
        <w:t xml:space="preserve">[</w:t>
      </w:r>
      <w:del w:id="208" w:author="Samuel T Harrold">
        <w:hyperlink w:anchor="ref-konrad2022">
          <w:r>
            <w:rPr>
              <w:rStyle w:val="Hyperlink"/>
            </w:rPr>
            <w:delText xml:space="preserve">20</w:delText>
          </w:r>
        </w:hyperlink>
      </w:del>
      <w:ins w:id="117" w:author="Samuel T Harrold">
        <w:hyperlink w:anchor="ref-ledikwe2013">
          <w:r>
            <w:rPr>
              <w:rStyle w:val="Hyperlink"/>
            </w:rPr>
            <w:t xml:space="preserve">17</w:t>
          </w:r>
        </w:hyperlink>
      </w:ins>
      <w:r>
        <w:t xml:space="preserve">]. This</w:t>
      </w:r>
      <w:r>
        <w:t xml:space="preserve"> </w:t>
      </w:r>
      <w:r>
        <w:t xml:space="preserve">complementarity also bounds the framework. Where data models and</w:t>
      </w:r>
      <w:r>
        <w:t xml:space="preserve"> </w:t>
      </w:r>
      <w:r>
        <w:t xml:space="preserve">business rules change continually, no approach is self-maintaining;</w:t>
      </w:r>
      <w:r>
        <w:t xml:space="preserve"> </w:t>
      </w:r>
      <w:r>
        <w:t xml:space="preserve">precisely because retained expertise cannot manually keep pace with</w:t>
      </w:r>
      <w:r>
        <w:t xml:space="preserve"> </w:t>
      </w:r>
      <w:r>
        <w:t xml:space="preserve">constant change, knowledge must be externalized into curated artifacts,</w:t>
      </w:r>
      <w:r>
        <w:t xml:space="preserve"> </w:t>
      </w:r>
      <w:r>
        <w:t xml:space="preserve">yet the validated query library must itself be actively maintained, a</w:t>
      </w:r>
      <w:r>
        <w:t xml:space="preserve"> </w:t>
      </w:r>
      <w:r>
        <w:t xml:space="preserve">burden the Continuous Analytic Integration mechanism mitigates but does</w:t>
      </w:r>
      <w:r>
        <w:t xml:space="preserve"> </w:t>
      </w:r>
      <w:r>
        <w:t xml:space="preserve">not remove.</w:t>
      </w:r>
    </w:p>
    <w:bookmarkEnd w:id="30"/>
    <w:bookmarkStart w:id="31" w:name="implications-and-future-research"/>
    <w:p>
      <w:pPr>
        <w:pStyle w:val="Heading1"/>
      </w:pPr>
      <w:r>
        <w:t xml:space="preserve">Implications and Future Research</w:t>
      </w:r>
    </w:p>
    <w:p>
      <w:pPr>
        <w:pStyle w:val="FirstParagraph"/>
      </w:pPr>
      <w:r>
        <w:t xml:space="preserve">The crisis of Institutional Amnesia in healthcare requires a structural</w:t>
      </w:r>
      <w:r>
        <w:t xml:space="preserve"> </w:t>
      </w:r>
      <w:r>
        <w:t xml:space="preserve">shift. As long as analytical maturity is tied to individual tenure,</w:t>
      </w:r>
      <w:r>
        <w:t xml:space="preserve"> </w:t>
      </w:r>
      <w:r>
        <w:t xml:space="preserve">organizations will remain fragile. By implementing</w:t>
      </w:r>
      <w:r>
        <w:t xml:space="preserve"> </w:t>
      </w:r>
      <w:r>
        <w:rPr>
          <w:i/>
          <w:iCs/>
        </w:rPr>
        <w:t xml:space="preserve">Human-in-the-Loop</w:t>
      </w:r>
      <w:r>
        <w:rPr>
          <w:i/>
          <w:iCs/>
        </w:rPr>
        <w:t xml:space="preserve"> </w:t>
      </w:r>
      <w:r>
        <w:rPr>
          <w:i/>
          <w:iCs/>
        </w:rPr>
        <w:t xml:space="preserve">Knowledge Governance</w:t>
      </w:r>
      <w:r>
        <w:t xml:space="preserve">, health systems can decouple intelligence from</w:t>
      </w:r>
      <w:r>
        <w:t xml:space="preserve"> </w:t>
      </w:r>
      <w:r>
        <w:t xml:space="preserve">turnover, building a library of validated knowledge that ensures</w:t>
      </w:r>
      <w:r>
        <w:t xml:space="preserve"> </w:t>
      </w:r>
      <w:r>
        <w:t xml:space="preserve">maturity advances even as the workforce evolves.</w:t>
      </w:r>
    </w:p>
    <w:p>
      <w:pPr>
        <w:pStyle w:val="BodyText"/>
      </w:pPr>
      <w:r>
        <w:t xml:space="preserve">Future research should empirically validate and refine the HITL-KG</w:t>
      </w:r>
      <w:r>
        <w:t xml:space="preserve"> </w:t>
      </w:r>
      <w:r>
        <w:t xml:space="preserve">framework and the proposed Three-Pillar Assessment Rubric. Priority</w:t>
      </w:r>
      <w:r>
        <w:t xml:space="preserve"> </w:t>
      </w:r>
      <w:r>
        <w:t xml:space="preserve">questions include: how pillar scores correlate with observed continuity</w:t>
      </w:r>
      <w:r>
        <w:t xml:space="preserve"> </w:t>
      </w:r>
      <w:r>
        <w:t xml:space="preserve">of analytics performance during leadership and staff turnover; whether</w:t>
      </w:r>
      <w:r>
        <w:t xml:space="preserve"> </w:t>
      </w:r>
      <w:r>
        <w:t xml:space="preserve">HITL-KG mediated natural language to SQL workflows reduce error rates,</w:t>
      </w:r>
      <w:r>
        <w:t xml:space="preserve"> </w:t>
      </w:r>
      <w:r>
        <w:t xml:space="preserve">recovery time, and rework compared to baseline tooling; and which</w:t>
      </w:r>
      <w:r>
        <w:t xml:space="preserve"> </w:t>
      </w:r>
      <w:r>
        <w:t xml:space="preserve">governance patterns most effectively balance safety, transparency, and</w:t>
      </w:r>
      <w:r>
        <w:t xml:space="preserve"> </w:t>
      </w:r>
      <w:r>
        <w:t xml:space="preserve">equity when human validators operate at scale. Prospective multi-site</w:t>
      </w:r>
      <w:r>
        <w:t xml:space="preserve"> </w:t>
      </w:r>
      <w:r>
        <w:t xml:space="preserve">implementation studies, controlled user experiments, and qualitative</w:t>
      </w:r>
      <w:r>
        <w:t xml:space="preserve"> </w:t>
      </w:r>
      <w:r>
        <w:t xml:space="preserve">implementation research</w:t>
      </w:r>
      <w:r>
        <w:t xml:space="preserve"> </w:t>
      </w:r>
      <w:del w:id="209" w:author="Samuel T Harrold">
        <w:r>
          <w:delText xml:space="preserve">across diverse health systems</w:delText>
        </w:r>
        <w:r>
          <w:delText xml:space="preserve"> </w:delText>
        </w:r>
      </w:del>
      <w:r>
        <w:t xml:space="preserve">will be</w:t>
      </w:r>
      <w:r>
        <w:t xml:space="preserve"> </w:t>
      </w:r>
      <w:r>
        <w:t xml:space="preserve">needed to test these claims</w:t>
      </w:r>
      <w:r>
        <w:t xml:space="preserve"> </w:t>
      </w:r>
      <w:del w:id="210" w:author="Samuel T Harrold">
        <w:r>
          <w:delText xml:space="preserve">and adapt the framework to</w:delText>
        </w:r>
        <w:r>
          <w:delText xml:space="preserve"> </w:delText>
        </w:r>
        <w:r>
          <w:delText xml:space="preserve">varying</w:delText>
        </w:r>
      </w:del>
      <w:ins w:id="118" w:author="Samuel T Harrold">
        <w:r>
          <w:t xml:space="preserve">across diverse</w:t>
        </w:r>
      </w:ins>
      <w:r>
        <w:t xml:space="preserve"> </w:t>
      </w:r>
      <w:r>
        <w:t xml:space="preserve">organizational, regulatory, and data</w:t>
      </w:r>
      <w:r>
        <w:t xml:space="preserve"> </w:t>
      </w:r>
      <w:r>
        <w:t xml:space="preserve">environments.</w:t>
      </w:r>
    </w:p>
    <w:bookmarkEnd w:id="31"/>
    <w:bookmarkStart w:id="32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The author (S.T.H.) is the sole author and takes full responsibility</w:t>
      </w:r>
      <w:r>
        <w:t xml:space="preserve"> </w:t>
      </w:r>
      <w:r>
        <w:t xml:space="preserve">for the manuscript’s content. Generative AI disclosure: generative AI</w:t>
      </w:r>
      <w:r>
        <w:t xml:space="preserve"> </w:t>
      </w:r>
      <w:r>
        <w:t xml:space="preserve">was used to assist this work, specifically Gemini CLI (Gemini 3,</w:t>
      </w:r>
      <w:r>
        <w:t xml:space="preserve"> </w:t>
      </w:r>
      <w:r>
        <w:t xml:space="preserve">Google) and Claude Code (Claude 5, Anthropic) for manuscript editing,</w:t>
      </w:r>
      <w:r>
        <w:t xml:space="preserve"> </w:t>
      </w:r>
      <w:r>
        <w:t xml:space="preserve">language refinement, and literature search. Generative AI was not used</w:t>
      </w:r>
      <w:r>
        <w:t xml:space="preserve"> </w:t>
      </w:r>
      <w:r>
        <w:t xml:space="preserve">to generate research findings, data, or conclusions; the author</w:t>
      </w:r>
      <w:r>
        <w:t xml:space="preserve"> </w:t>
      </w:r>
      <w:r>
        <w:t xml:space="preserve">conducted the research and verified all claims, citations, and</w:t>
      </w:r>
      <w:r>
        <w:t xml:space="preserve"> </w:t>
      </w:r>
      <w:r>
        <w:t xml:space="preserve">AI-assisted text. Figures were generated using the Mermaid graph</w:t>
      </w:r>
      <w:r>
        <w:t xml:space="preserve"> </w:t>
      </w:r>
      <w:r>
        <w:t xml:space="preserve">language.</w:t>
      </w:r>
    </w:p>
    <w:bookmarkEnd w:id="32"/>
    <w:bookmarkStart w:id="33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S.T.H.: Conceptualization, Investigation, Methodology, Writing</w:t>
      </w:r>
      <w:r>
        <w:t xml:space="preserve"> </w:t>
      </w:r>
      <w:r>
        <w:t xml:space="preserve">(Original Draft), Writing (Review and Editing), Visualization.</w:t>
      </w:r>
    </w:p>
    <w:bookmarkEnd w:id="33"/>
    <w:bookmarkStart w:id="34" w:name="conflicts-of-interest"/>
    <w:p>
      <w:pPr>
        <w:pStyle w:val="Heading1"/>
      </w:pPr>
      <w:r>
        <w:t xml:space="preserve">Conflicts of Interest</w:t>
      </w:r>
    </w:p>
    <w:p>
      <w:pPr>
        <w:pStyle w:val="FirstParagraph"/>
      </w:pPr>
      <w:r>
        <w:t xml:space="preserve">The author declares the following competing interests: Samuel T Harrold</w:t>
      </w:r>
      <w:r>
        <w:t xml:space="preserve"> </w:t>
      </w:r>
      <w:r>
        <w:t xml:space="preserve">is a contract product advisor at Yuimedi, Inc., which develops</w:t>
      </w:r>
      <w:r>
        <w:t xml:space="preserve"> </w:t>
      </w:r>
      <w:r>
        <w:t xml:space="preserve">healthcare analytics software including conversational AI platforms</w:t>
      </w:r>
      <w:r>
        <w:t xml:space="preserve"> </w:t>
      </w:r>
      <w:r>
        <w:t xml:space="preserve">relevant to this review’s subject matter. The author is also employed</w:t>
      </w:r>
      <w:r>
        <w:t xml:space="preserve"> </w:t>
      </w:r>
      <w:r>
        <w:t xml:space="preserve">as a Data Scientist at Indiana University Health. This paper presents</w:t>
      </w:r>
      <w:r>
        <w:t xml:space="preserve"> </w:t>
      </w:r>
      <w:r>
        <w:t xml:space="preserve">an analytical framework derived from published literature and does not</w:t>
      </w:r>
      <w:r>
        <w:t xml:space="preserve"> </w:t>
      </w:r>
      <w:r>
        <w:t xml:space="preserve">evaluate or recommend specific commercial products, including those of</w:t>
      </w:r>
      <w:r>
        <w:t xml:space="preserve"> </w:t>
      </w:r>
      <w:r>
        <w:t xml:space="preserve">the author’s affiliated organizations. The views expressed are the</w:t>
      </w:r>
      <w:r>
        <w:t xml:space="preserve"> </w:t>
      </w:r>
      <w:r>
        <w:t xml:space="preserve">author’s own and do not represent the official positions of Indiana</w:t>
      </w:r>
      <w:r>
        <w:t xml:space="preserve"> </w:t>
      </w:r>
      <w:r>
        <w:t xml:space="preserve">University Health or Yuimedi, Inc.</w:t>
      </w:r>
    </w:p>
    <w:bookmarkEnd w:id="34"/>
    <w:bookmarkStart w:id="35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This is a narrative review synthesizing existing literature. No primary</w:t>
      </w:r>
      <w:r>
        <w:t xml:space="preserve"> </w:t>
      </w:r>
      <w:r>
        <w:t xml:space="preserve">datasets were generated or analyzed. All data cited are from publicly</w:t>
      </w:r>
      <w:r>
        <w:t xml:space="preserve"> </w:t>
      </w:r>
      <w:r>
        <w:t xml:space="preserve">available peer-reviewed publications, industry reports, and academic</w:t>
      </w:r>
      <w:r>
        <w:t xml:space="preserve"> </w:t>
      </w:r>
      <w:r>
        <w:t xml:space="preserve">theses, referenced in the bibliography. The manuscript source, build</w:t>
      </w:r>
      <w:r>
        <w:t xml:space="preserve"> </w:t>
      </w:r>
      <w:r>
        <w:t xml:space="preserve">pipeline, and literature review tool are available at</w:t>
      </w:r>
      <w:r>
        <w:t xml:space="preserve"> </w:t>
      </w:r>
      <w:r>
        <w:t xml:space="preserve">https://doi.org/10.5281/zenodo.18264359</w:t>
      </w:r>
    </w:p>
    <w:bookmarkEnd w:id="35"/>
    <w:bookmarkStart w:id="36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Yuimedi, Inc. provided financial support for the author’s time</w:t>
      </w:r>
      <w:r>
        <w:t xml:space="preserve"> </w:t>
      </w:r>
      <w:r>
        <w:t xml:space="preserve">researching and writing this manuscript.</w:t>
      </w:r>
    </w:p>
    <w:bookmarkEnd w:id="36"/>
    <w:bookmarkStart w:id="37" w:name="abbreviations"/>
    <w:p>
      <w:pPr>
        <w:pStyle w:val="Heading1"/>
      </w:pPr>
      <w:r>
        <w:t xml:space="preserve">Abbreviations</w:t>
      </w:r>
    </w:p>
    <w:p>
      <w:pPr>
        <w:pStyle w:val="FirstParagraph"/>
      </w:pPr>
      <w:r>
        <w:t xml:space="preserve">AACODS: Authority, Accuracy, Coverage, Objectivity, Date, Significance</w:t>
      </w:r>
      <w:r>
        <w:t xml:space="preserve"> </w:t>
      </w:r>
      <w:r>
        <w:t xml:space="preserve">ACO: Accountable Care Organization AI: Artificial Intelligence AMAM:</w:t>
      </w:r>
      <w:r>
        <w:t xml:space="preserve"> </w:t>
      </w:r>
      <w:r>
        <w:t xml:space="preserve">Adoption Model for Analytics Maturity BI: Business Intelligence CI/CD:</w:t>
      </w:r>
      <w:r>
        <w:t xml:space="preserve"> </w:t>
      </w:r>
      <w:r>
        <w:t xml:space="preserve">Continuous Integration and Continuous Delivery CIO: Chief Information</w:t>
      </w:r>
      <w:r>
        <w:t xml:space="preserve"> </w:t>
      </w:r>
      <w:r>
        <w:t xml:space="preserve">Officer CMS: Centers for Medicare and Medicaid Services DIKW: Data,</w:t>
      </w:r>
      <w:r>
        <w:t xml:space="preserve"> </w:t>
      </w:r>
      <w:r>
        <w:t xml:space="preserve">Information, Knowledge, Wisdom DSR: Design Science Research EHR:</w:t>
      </w:r>
      <w:r>
        <w:t xml:space="preserve"> </w:t>
      </w:r>
      <w:r>
        <w:t xml:space="preserve">Electronic Health Record EMR: Electronic Medical Record EMRAM:</w:t>
      </w:r>
      <w:r>
        <w:t xml:space="preserve"> </w:t>
      </w:r>
      <w:r>
        <w:t xml:space="preserve">Electronic Medical Record Adoption Model HIMSS: Healthcare Information</w:t>
      </w:r>
      <w:r>
        <w:t xml:space="preserve"> </w:t>
      </w:r>
      <w:r>
        <w:t xml:space="preserve">and Management Systems Society HITL: Human-in-the-Loop HITL-KG:</w:t>
      </w:r>
      <w:r>
        <w:t xml:space="preserve"> </w:t>
      </w:r>
      <w:r>
        <w:t xml:space="preserve">Human-in-the-Loop Knowledge Governance IT: Information Technology LLM:</w:t>
      </w:r>
      <w:r>
        <w:t xml:space="preserve"> </w:t>
      </w:r>
      <w:r>
        <w:t xml:space="preserve">Large Language Model NL2SQL: Natural Language to SQL NLP: Natural</w:t>
      </w:r>
      <w:r>
        <w:t xml:space="preserve"> </w:t>
      </w:r>
      <w:r>
        <w:t xml:space="preserve">Language Processing SECI: Socialization, Externalization, Combination,</w:t>
      </w:r>
      <w:r>
        <w:t xml:space="preserve"> </w:t>
      </w:r>
      <w:r>
        <w:t xml:space="preserve">Internalization SQL: Structured Query Language</w:t>
      </w:r>
    </w:p>
    <w:bookmarkEnd w:id="37"/>
    <w:bookmarkStart w:id="14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1. HIMSS Analytics.</w:t>
      </w:r>
      <w:r>
        <w:t xml:space="preserve"> </w:t>
      </w:r>
      <w:r>
        <w:rPr>
          <w:i/>
          <w:iCs/>
        </w:rPr>
        <w:t xml:space="preserve">Analytics maturity assessment model (AMAM) global</w:t>
      </w:r>
      <w:r>
        <w:rPr>
          <w:i/>
          <w:iCs/>
        </w:rPr>
        <w:t xml:space="preserve"> </w:t>
      </w:r>
      <w:r>
        <w:rPr>
          <w:i/>
          <w:iCs/>
        </w:rPr>
        <w:t xml:space="preserve">report. Healthcare Information and Management Systems Society</w:t>
      </w:r>
      <w:r>
        <w:t xml:space="preserve">. HIMSS</w:t>
      </w:r>
      <w:r>
        <w:t xml:space="preserve"> </w:t>
      </w:r>
      <w:r>
        <w:t xml:space="preserve">Analytics; 2024.</w:t>
      </w:r>
      <w:r>
        <w:t xml:space="preserve"> </w:t>
      </w:r>
      <w:hyperlink r:id="rId38">
        <w:r>
          <w:rPr>
            <w:rStyle w:val="Hyperlink"/>
          </w:rPr>
          <w:t xml:space="preserve">https://www.himss.org/maturity-models/amam/</w:t>
        </w:r>
      </w:hyperlink>
    </w:p>
    <w:p>
      <w:pPr>
        <w:pStyle w:val="BodyText"/>
      </w:pPr>
      <w:r>
        <w:t xml:space="preserve">2.</w:t>
      </w:r>
      <w:r>
        <w:t xml:space="preserve"> </w:t>
      </w:r>
      <w:del w:id="211" w:author="Samuel T Harrold">
        <w:r>
          <w:delText xml:space="preserve">Michal S. Gal, Daniel L. Rubinfeld.</w:delText>
        </w:r>
      </w:del>
      <w:ins w:id="119" w:author="Samuel T Harrold">
        <w:r>
          <w:t xml:space="preserve">Healthcare IT News. HIMSS</w:t>
        </w:r>
        <w:r>
          <w:t xml:space="preserve"> </w:t>
        </w:r>
        <w:r>
          <w:t xml:space="preserve">launches modernised Analytics Maturity Assessment Model. Published</w:t>
        </w:r>
        <w:r>
          <w:t xml:space="preserve"> </w:t>
        </w:r>
        <w:r>
          <w:t xml:space="preserve">online 2024.</w:t>
        </w:r>
        <w:r>
          <w:t xml:space="preserve"> </w:t>
        </w:r>
        <w:hyperlink r:id="rId39">
          <w:r>
            <w:rPr>
              <w:rStyle w:val="Hyperlink"/>
            </w:rPr>
            <w:t xml:space="preserve">https://www.healthcareitnews.com/news/asia/himss24-apac-adoption-model-analytics-maturity-gets-facelift</w:t>
          </w:r>
        </w:hyperlink>
      </w:ins>
    </w:p>
    <w:p>
      <w:pPr>
        <w:pStyle w:val="BodyText"/>
      </w:pPr>
      <w:ins w:id="120" w:author="Samuel T Harrold">
        <w:r>
          <w:t xml:space="preserve">3. Gal MS, Rubinfeld DL.</w:t>
        </w:r>
      </w:ins>
      <w:r>
        <w:t xml:space="preserve"> </w:t>
      </w:r>
      <w:r>
        <w:t xml:space="preserve">Data Standardization.</w:t>
      </w:r>
      <w:r>
        <w:t xml:space="preserve"> </w:t>
      </w:r>
      <w:r>
        <w:rPr>
          <w:i/>
          <w:iCs/>
        </w:rPr>
        <w:t xml:space="preserve">NYU Law Review</w:t>
      </w:r>
      <w:r>
        <w:t xml:space="preserve">.</w:t>
      </w:r>
      <w:r>
        <w:t xml:space="preserve"> </w:t>
      </w:r>
      <w:r>
        <w:t xml:space="preserve">2019;94(4):737-770.</w:t>
      </w:r>
      <w:r>
        <w:t xml:space="preserve"> </w:t>
      </w:r>
      <w:hyperlink r:id="rId40">
        <w:r>
          <w:rPr>
            <w:rStyle w:val="Hyperlink"/>
          </w:rPr>
          <w:t xml:space="preserve">https://www.nyulawreview.org/issues/volume-94-number-4/data-standardization/</w:t>
        </w:r>
      </w:hyperlink>
    </w:p>
    <w:p>
      <w:pPr>
        <w:pStyle w:val="BodyText"/>
      </w:pPr>
      <w:del w:id="212" w:author="Samuel T Harrold">
        <w:r>
          <w:delText xml:space="preserve">3. Yue Zhang, Jennifer A</w:delText>
        </w:r>
      </w:del>
      <w:ins w:id="121" w:author="Samuel T Harrold">
        <w:r>
          <w:t xml:space="preserve">4. Zhang Y,</w:t>
        </w:r>
      </w:ins>
      <w:r>
        <w:t xml:space="preserve"> </w:t>
      </w:r>
      <w:r>
        <w:t xml:space="preserve">Callaghan-</w:t>
      </w:r>
      <w:del w:id="213" w:author="Samuel T Harrold">
        <w:r>
          <w:delText xml:space="preserve">Koru, G”unes</w:delText>
        </w:r>
        <w:r>
          <w:delText xml:space="preserve"> </w:delText>
        </w:r>
        <w:r>
          <w:delText xml:space="preserve">Koru.</w:delText>
        </w:r>
      </w:del>
      <w:ins w:id="122" w:author="Samuel T Harrold">
        <w:r>
          <w:t xml:space="preserve">Koru JA, Koru G.</w:t>
        </w:r>
      </w:ins>
      <w:r>
        <w:t xml:space="preserve"> </w:t>
      </w:r>
      <w:r>
        <w:t xml:space="preserve">The challenges and opportunities of</w:t>
      </w:r>
      <w:r>
        <w:t xml:space="preserve"> </w:t>
      </w:r>
      <w:r>
        <w:t xml:space="preserve">continuous data quality improvement for healthcare administration data.</w:t>
      </w:r>
      <w:r>
        <w:t xml:space="preserve"> </w:t>
      </w:r>
      <w:r>
        <w:rPr>
          <w:i/>
          <w:iCs/>
        </w:rPr>
        <w:t xml:space="preserve">JAMIA Open</w:t>
      </w:r>
      <w:r>
        <w:t xml:space="preserve">. 2024;7(</w:t>
      </w:r>
      <w:del w:id="214" w:author="Samuel T Harrold">
        <w:r>
          <w:delText xml:space="preserve">2)</w:delText>
        </w:r>
      </w:del>
      <w:ins w:id="123" w:author="Samuel T Harrold">
        <w:r>
          <w:t xml:space="preserve">3)</w:t>
        </w:r>
      </w:ins>
      <w:r>
        <w:t xml:space="preserve">:</w:t>
      </w:r>
      <w:del w:id="215" w:author="Samuel T Harrold">
        <w:r>
          <w:delText xml:space="preserve">ooae042.</w:delText>
        </w:r>
      </w:del>
      <w:ins w:id="124" w:author="Samuel T Harrold">
        <w:r>
          <w:t xml:space="preserve">ooae058.</w:t>
        </w:r>
        <w:r>
          <w:t xml:space="preserve"> </w:t>
        </w:r>
        <w:r>
          <w:t xml:space="preserve">doi:</w:t>
        </w:r>
        <w:hyperlink r:id="rId41">
          <w:r>
            <w:rPr>
              <w:rStyle w:val="Hyperlink"/>
            </w:rPr>
            <w:t xml:space="preserve">10.1093/jamiaopen/ooae058</w:t>
          </w:r>
        </w:hyperlink>
      </w:ins>
    </w:p>
    <w:p>
      <w:pPr>
        <w:pStyle w:val="BodyText"/>
      </w:pPr>
      <w:del w:id="216" w:author="Samuel T Harrold">
        <w:r>
          <w:delText xml:space="preserve">4. J. H. Hong.</w:delText>
        </w:r>
      </w:del>
      <w:ins w:id="125" w:author="Samuel T Harrold">
        <w:r>
          <w:t xml:space="preserve">5. Hong JH.</w:t>
        </w:r>
      </w:ins>
      <w:r>
        <w:t xml:space="preserve"> </w:t>
      </w:r>
      <w:r>
        <w:t xml:space="preserve">When does employee turnover matter?</w:t>
      </w:r>
      <w:r>
        <w:t xml:space="preserve"> </w:t>
      </w:r>
      <w:del w:id="217" w:author="Samuel T Harrold">
        <w:r>
          <w:delText xml:space="preserve">Organizational</w:delText>
        </w:r>
      </w:del>
      <w:ins w:id="126" w:author="Samuel T Harrold">
        <w:r>
          <w:t xml:space="preserve">Analyzing the role of organizational</w:t>
        </w:r>
      </w:ins>
      <w:r>
        <w:t xml:space="preserve"> </w:t>
      </w:r>
      <w:r>
        <w:t xml:space="preserve">memory in</w:t>
      </w:r>
      <w:r>
        <w:t xml:space="preserve"> </w:t>
      </w:r>
      <w:ins w:id="127" w:author="Samuel T Harrold">
        <w:r>
          <w:t xml:space="preserve">the</w:t>
        </w:r>
        <w:r>
          <w:t xml:space="preserve"> </w:t>
        </w:r>
      </w:ins>
      <w:r>
        <w:t xml:space="preserve">federal</w:t>
      </w:r>
      <w:r>
        <w:t xml:space="preserve"> </w:t>
      </w:r>
      <w:del w:id="218" w:author="Samuel T Harrold">
        <w:r>
          <w:delText xml:space="preserve">IT.</w:delText>
        </w:r>
      </w:del>
      <w:ins w:id="128" w:author="Samuel T Harrold">
        <w:r>
          <w:t xml:space="preserve">IT workforce.</w:t>
        </w:r>
      </w:ins>
      <w:r>
        <w:t xml:space="preserve"> </w:t>
      </w:r>
      <w:r>
        <w:rPr>
          <w:i/>
          <w:iCs/>
        </w:rPr>
        <w:t xml:space="preserve">Journal of Public</w:t>
      </w:r>
      <w:r>
        <w:rPr>
          <w:i/>
          <w:iCs/>
        </w:rPr>
        <w:t xml:space="preserve"> </w:t>
      </w:r>
      <w:r>
        <w:rPr>
          <w:i/>
          <w:iCs/>
        </w:rPr>
        <w:t xml:space="preserve">Administration Research and Theory</w:t>
      </w:r>
      <w:r>
        <w:t xml:space="preserve">.</w:t>
      </w:r>
      <w:r>
        <w:t xml:space="preserve"> </w:t>
      </w:r>
      <w:del w:id="219" w:author="Samuel T Harrold">
        <w:r>
          <w:delText xml:space="preserve">Published online 2025.</w:delText>
        </w:r>
        <w:r>
          <w:delText xml:space="preserve"> </w:delText>
        </w:r>
        <w:hyperlink r:id="rId42">
          <w:r>
            <w:rPr>
              <w:rStyle w:val="Hyperlink"/>
            </w:rPr>
            <w:delText xml:space="preserve">https://academic.oup.com/jpart/advance-article-abstract/doi/10.1093/jopart/muaf019/8162522</w:delText>
          </w:r>
        </w:hyperlink>
      </w:del>
      <w:ins w:id="129" w:author="Samuel T Harrold">
        <w:r>
          <w:t xml:space="preserve">2025;35(4):434-451.</w:t>
        </w:r>
        <w:r>
          <w:t xml:space="preserve"> </w:t>
        </w:r>
        <w:r>
          <w:t xml:space="preserve">doi:</w:t>
        </w:r>
        <w:hyperlink r:id="rId43">
          <w:r>
            <w:rPr>
              <w:rStyle w:val="Hyperlink"/>
            </w:rPr>
            <w:t xml:space="preserve">10.1093/jopart/muaf019</w:t>
          </w:r>
        </w:hyperlink>
      </w:ins>
    </w:p>
    <w:p>
      <w:pPr>
        <w:pStyle w:val="BodyText"/>
      </w:pPr>
      <w:del w:id="220" w:author="Samuel T Harrold">
        <w:r>
          <w:delText xml:space="preserve">5.</w:delText>
        </w:r>
      </w:del>
      <w:ins w:id="130" w:author="Samuel T Harrold">
        <w:r>
          <w:t xml:space="preserve">6.</w:t>
        </w:r>
      </w:ins>
      <w:r>
        <w:t xml:space="preserve"> </w:t>
      </w:r>
      <w:r>
        <w:t xml:space="preserve">WittKieffer.</w:t>
      </w:r>
      <w:r>
        <w:t xml:space="preserve"> </w:t>
      </w:r>
      <w:r>
        <w:rPr>
          <w:i/>
          <w:iCs/>
        </w:rPr>
        <w:t xml:space="preserve">CIO Insights: The State of Healthcare IT</w:t>
      </w:r>
      <w:r>
        <w:rPr>
          <w:i/>
          <w:iCs/>
        </w:rPr>
        <w:t xml:space="preserve"> </w:t>
      </w:r>
      <w:r>
        <w:rPr>
          <w:i/>
          <w:iCs/>
        </w:rPr>
        <w:t xml:space="preserve">Leadership</w:t>
      </w:r>
      <w:r>
        <w:t xml:space="preserve">. WittKieffer; 2024.</w:t>
      </w:r>
      <w:r>
        <w:t xml:space="preserve"> </w:t>
      </w:r>
      <w:hyperlink r:id="rId44">
        <w:r>
          <w:rPr>
            <w:rStyle w:val="Hyperlink"/>
          </w:rPr>
          <w:t xml:space="preserve">https://api.wittkieffer.com/wp-content/uploads/2012/10/cio-insights-the-state-of-healthcare-it-leadership-wittkieffer-october-2024.pdf</w:t>
        </w:r>
      </w:hyperlink>
    </w:p>
    <w:p>
      <w:pPr>
        <w:pStyle w:val="BodyText"/>
      </w:pPr>
      <w:del w:id="221" w:author="Samuel T Harrold">
        <w:r>
          <w:delText xml:space="preserve">6. HIMSS.</w:delText>
        </w:r>
      </w:del>
      <w:ins w:id="131" w:author="Samuel T Harrold">
        <w:r>
          <w:t xml:space="preserve">7. Ren H, Li P, Xue Y, Xin W, Yin X, Li H. Global</w:t>
        </w:r>
        <w:r>
          <w:t xml:space="preserve"> </w:t>
        </w:r>
        <w:r>
          <w:t xml:space="preserve">prevalence of nurse turnover rates: A meta-analysis of 21 studies from</w:t>
        </w:r>
        <w:r>
          <w:t xml:space="preserve"> </w:t>
        </w:r>
        <w:r>
          <w:t xml:space="preserve">14 countries.</w:t>
        </w:r>
      </w:ins>
      <w:r>
        <w:t xml:space="preserve"> </w:t>
      </w:r>
      <w:del w:id="222" w:author="Samuel T Harrold">
        <w:r>
          <w:rPr>
            <w:i/>
            <w:iCs/>
          </w:rPr>
          <w:delText xml:space="preserve">The Future</w:delText>
        </w:r>
      </w:del>
      <w:ins w:id="132" w:author="Samuel T Harrold">
        <w:r>
          <w:rPr>
            <w:i/>
            <w:iCs/>
          </w:rPr>
          <w:t xml:space="preserve">Journal</w:t>
        </w:r>
      </w:ins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del w:id="223" w:author="Samuel T Harrold">
        <w:r>
          <w:rPr>
            <w:i/>
            <w:iCs/>
          </w:rPr>
          <w:delText xml:space="preserve">Workforce</w:delText>
        </w:r>
      </w:del>
      <w:ins w:id="133" w:author="Samuel T Harrold">
        <w:r>
          <w:rPr>
            <w:i/>
            <w:iCs/>
          </w:rPr>
          <w:t xml:space="preserve">Nursing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Management</w:t>
        </w:r>
      </w:ins>
      <w:r>
        <w:t xml:space="preserve">.</w:t>
      </w:r>
      <w:r>
        <w:t xml:space="preserve"> </w:t>
      </w:r>
      <w:del w:id="224" w:author="Samuel T Harrold">
        <w:r>
          <w:delText xml:space="preserve">Healthcare Information; Management Systems Society;</w:delText>
        </w:r>
        <w:r>
          <w:delText xml:space="preserve"> </w:delText>
        </w:r>
        <w:r>
          <w:delText xml:space="preserve">2024.</w:delText>
        </w:r>
        <w:r>
          <w:delText xml:space="preserve"> </w:delText>
        </w:r>
        <w:hyperlink r:id="rId45">
          <w:r>
            <w:rPr>
              <w:rStyle w:val="Hyperlink"/>
            </w:rPr>
            <w:delText xml:space="preserve">https://www.himss.org/resources/the-future-of-workforce/</w:delText>
          </w:r>
        </w:hyperlink>
      </w:del>
      <w:ins w:id="134" w:author="Samuel T Harrold">
        <w:r>
          <w:t xml:space="preserve">2024;2024(1).</w:t>
        </w:r>
        <w:r>
          <w:t xml:space="preserve"> </w:t>
        </w:r>
        <w:r>
          <w:t xml:space="preserve">doi:</w:t>
        </w:r>
        <w:hyperlink r:id="rId46">
          <w:r>
            <w:rPr>
              <w:rStyle w:val="Hyperlink"/>
            </w:rPr>
            <w:t xml:space="preserve">10.1155/2024/5063998</w:t>
          </w:r>
        </w:hyperlink>
      </w:ins>
    </w:p>
    <w:p>
      <w:pPr>
        <w:pStyle w:val="BodyText"/>
      </w:pPr>
      <w:del w:id="225" w:author="Samuel T Harrold">
        <w:r>
          <w:delText xml:space="preserve">7.</w:delText>
        </w:r>
      </w:del>
    </w:p>
    <w:p>
      <w:pPr>
        <w:pStyle w:val="BodyText"/>
      </w:pPr>
      <w:ins w:id="135" w:author="Samuel T Harrold">
        <w:r>
          <w:t xml:space="preserve">8. Wu L F., Li L. Worldwide prevalence and associated factors of</w:t>
        </w:r>
        <w:r>
          <w:t xml:space="preserve"> </w:t>
        </w:r>
        <w:r>
          <w:t xml:space="preserve">nursing staff turnover: A systematic review and meta-analysis.</w:t>
        </w:r>
        <w:r>
          <w:t xml:space="preserve"> </w:t>
        </w:r>
        <w:r>
          <w:rPr>
            <w:i/>
            <w:iCs/>
          </w:rPr>
          <w:t xml:space="preserve">Nursing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Open</w:t>
        </w:r>
        <w:r>
          <w:t xml:space="preserve">. 2024;11:e2097.</w:t>
        </w:r>
        <w:r>
          <w:t xml:space="preserve"> </w:t>
        </w:r>
        <w:r>
          <w:t xml:space="preserve">doi:</w:t>
        </w:r>
        <w:hyperlink r:id="rId47">
          <w:r>
            <w:rPr>
              <w:rStyle w:val="Hyperlink"/>
            </w:rPr>
            <w:t xml:space="preserve">10.1002/nop2.2097</w:t>
          </w:r>
        </w:hyperlink>
      </w:ins>
    </w:p>
    <w:p>
      <w:pPr>
        <w:pStyle w:val="BodyText"/>
      </w:pPr>
      <w:ins w:id="136" w:author="Samuel T Harrold">
        <w:r>
          <w:t xml:space="preserve">9. Rajamani S,</w:t>
        </w:r>
      </w:ins>
      <w:r>
        <w:t xml:space="preserve"> </w:t>
      </w:r>
      <w:r>
        <w:t xml:space="preserve">Leider</w:t>
      </w:r>
      <w:r>
        <w:t xml:space="preserve"> </w:t>
      </w:r>
      <w:del w:id="226" w:author="Samuel T Harrold">
        <w:r>
          <w:delText xml:space="preserve">Rajamani S.</w:delText>
        </w:r>
      </w:del>
      <w:ins w:id="137" w:author="Samuel T Harrold">
        <w:r>
          <w:t xml:space="preserve">JP, Gunashekar DR, Dixon</w:t>
        </w:r>
        <w:r>
          <w:t xml:space="preserve"> </w:t>
        </w:r>
        <w:r>
          <w:t xml:space="preserve">BE.</w:t>
        </w:r>
      </w:ins>
      <w:r>
        <w:t xml:space="preserve"> </w:t>
      </w:r>
      <w:r>
        <w:t xml:space="preserve">Public health informatics specialists in state and local public</w:t>
      </w:r>
      <w:r>
        <w:t xml:space="preserve"> </w:t>
      </w:r>
      <w:r>
        <w:t xml:space="preserve">health workforce: Insights from public health workforce interests and</w:t>
      </w:r>
      <w:r>
        <w:t xml:space="preserve"> </w:t>
      </w:r>
      <w:r>
        <w:t xml:space="preserve">needs survey.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del w:id="227" w:author="Samuel T Harrold">
        <w:r>
          <w:rPr>
            <w:i/>
            <w:iCs/>
          </w:rPr>
          <w:delText xml:space="preserve">Public Health Management and Practice</w:delText>
        </w:r>
      </w:del>
      <w:ins w:id="138" w:author="Samuel T Harrold">
        <w:r>
          <w:rPr>
            <w:i/>
            <w:iCs/>
          </w:rPr>
          <w:t xml:space="preserve">the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American Medical Informatics Association</w:t>
        </w:r>
      </w:ins>
      <w:r>
        <w:t xml:space="preserve">.</w:t>
      </w:r>
      <w:r>
        <w:t xml:space="preserve"> </w:t>
      </w:r>
      <w:r>
        <w:t xml:space="preserve">2025;</w:t>
      </w:r>
      <w:del w:id="228" w:author="Samuel T Harrold">
        <w:r>
          <w:delText xml:space="preserve">26(6)</w:delText>
        </w:r>
      </w:del>
      <w:ins w:id="139" w:author="Samuel T Harrold">
        <w:r>
          <w:t xml:space="preserve">32(4)</w:t>
        </w:r>
      </w:ins>
      <w:r>
        <w:t xml:space="preserve">:</w:t>
      </w:r>
      <w:del w:id="229" w:author="Samuel T Harrold">
        <w:r>
          <w:delText xml:space="preserve">522-524.</w:delText>
        </w:r>
      </w:del>
      <w:ins w:id="140" w:author="Samuel T Harrold">
        <w:r>
          <w:t xml:space="preserve">748-754.</w:t>
        </w:r>
      </w:ins>
      <w:r>
        <w:t xml:space="preserve"> </w:t>
      </w:r>
      <w:r>
        <w:t xml:space="preserve">doi:</w:t>
      </w:r>
      <w:del w:id="230" w:author="Samuel T Harrold">
        <w:hyperlink r:id="rId48">
          <w:r>
            <w:rPr>
              <w:rStyle w:val="Hyperlink"/>
            </w:rPr>
            <w:delText xml:space="preserve">10.1097/PHH.0000000000001234</w:delText>
          </w:r>
        </w:hyperlink>
      </w:del>
    </w:p>
    <w:p>
      <w:pPr>
        <w:pStyle w:val="BodyText"/>
      </w:pPr>
      <w:del w:id="231" w:author="Samuel T Harrold">
        <w:r>
          <w:delText xml:space="preserve">8. American Health Information Management Association and NORC at</w:delText>
        </w:r>
        <w:r>
          <w:delText xml:space="preserve"> </w:delText>
        </w:r>
        <w:r>
          <w:delText xml:space="preserve">the University of Chicago.</w:delText>
        </w:r>
        <w:r>
          <w:delText xml:space="preserve"> </w:delText>
        </w:r>
        <w:r>
          <w:rPr>
            <w:i/>
            <w:iCs/>
          </w:rPr>
          <w:delText xml:space="preserve">Health information workforce survey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report</w:delText>
        </w:r>
        <w:r>
          <w:delText xml:space="preserve">. American Health Information Management Association and NORC at</w:delText>
        </w:r>
        <w:r>
          <w:delText xml:space="preserve"> </w:delText>
        </w:r>
        <w:r>
          <w:delText xml:space="preserve">the University of Chicago; 2023.</w:delText>
        </w:r>
        <w:r>
          <w:delText xml:space="preserve"> </w:delText>
        </w:r>
        <w:hyperlink r:id="rId49">
          <w:r>
            <w:rPr>
              <w:rStyle w:val="Hyperlink"/>
            </w:rPr>
            <w:delText xml:space="preserve">https://www.ahima.org/news-publications/press-room-press-releases/2023-press-releases/health-information-workforce-shortages-persist-as-ai-shows-promise-ahima-survey-reveals/</w:delText>
          </w:r>
        </w:hyperlink>
      </w:del>
    </w:p>
    <w:p>
      <w:pPr>
        <w:pStyle w:val="BodyText"/>
      </w:pPr>
      <w:del w:id="232" w:author="Samuel T Harrold">
        <w:r>
          <w:delText xml:space="preserve">9. Kung Wang Y., T. A. Byrd. Big data analytics: Understanding its</w:delText>
        </w:r>
        <w:r>
          <w:delText xml:space="preserve"> </w:delText>
        </w:r>
        <w:r>
          <w:delText xml:space="preserve">capabilities and potential benefits for healthcare organizations.</w:delText>
        </w:r>
        <w:r>
          <w:delText xml:space="preserve"> </w:delText>
        </w:r>
        <w:r>
          <w:rPr>
            <w:i/>
            <w:iCs/>
          </w:rPr>
          <w:delText xml:space="preserve">Technological Forecasting and Social Change</w:delText>
        </w:r>
        <w:r>
          <w:delText xml:space="preserve">. 2018;126:3-13.</w:delText>
        </w:r>
        <w:r>
          <w:delText xml:space="preserve"> </w:delText>
        </w:r>
        <w:r>
          <w:delText xml:space="preserve">doi:</w:delText>
        </w:r>
        <w:hyperlink r:id="rId50">
          <w:r>
            <w:rPr>
              <w:rStyle w:val="Hyperlink"/>
            </w:rPr>
            <w:delText xml:space="preserve">10.1016/j.techfore.2015.12.019</w:delText>
          </w:r>
        </w:hyperlink>
      </w:del>
    </w:p>
    <w:p>
      <w:pPr>
        <w:pStyle w:val="BodyText"/>
      </w:pPr>
      <w:ins w:id="141" w:author="Samuel T Harrold">
        <w:hyperlink r:id="rId51">
          <w:r>
            <w:rPr>
              <w:rStyle w:val="Hyperlink"/>
            </w:rPr>
            <w:t xml:space="preserve">10.1093/jamia/ocaf019</w:t>
          </w:r>
        </w:hyperlink>
      </w:ins>
    </w:p>
    <w:p>
      <w:pPr>
        <w:pStyle w:val="BodyText"/>
      </w:pPr>
      <w:r>
        <w:t xml:space="preserve">10.</w:t>
      </w:r>
      <w:r>
        <w:t xml:space="preserve"> </w:t>
      </w:r>
      <w:del w:id="233" w:author="Samuel T Harrold">
        <w:r>
          <w:delText xml:space="preserve">Shi</w:delText>
        </w:r>
      </w:del>
      <w:ins w:id="142" w:author="Samuel T Harrold">
        <w:r>
          <w:t xml:space="preserve">Pollitt C. Institutional Amnesia: A Paradox of the</w:t>
        </w:r>
        <w:r>
          <w:t xml:space="preserve"> </w:t>
        </w:r>
        <w:r>
          <w:t xml:space="preserve">’Information Age’?</w:t>
        </w:r>
        <w:r>
          <w:t xml:space="preserve"> </w:t>
        </w:r>
        <w:r>
          <w:rPr>
            <w:i/>
            <w:iCs/>
          </w:rPr>
          <w:t xml:space="preserve">Prometheus</w:t>
        </w:r>
        <w:r>
          <w:t xml:space="preserve">. 2000;18(1):5-16.</w:t>
        </w:r>
        <w:r>
          <w:t xml:space="preserve"> </w:t>
        </w:r>
        <w:r>
          <w:t xml:space="preserve">doi:</w:t>
        </w:r>
        <w:hyperlink r:id="rId52">
          <w:r>
            <w:rPr>
              <w:rStyle w:val="Hyperlink"/>
            </w:rPr>
            <w:t xml:space="preserve">10.1080/08109020050000627</w:t>
          </w:r>
        </w:hyperlink>
      </w:ins>
    </w:p>
    <w:p>
      <w:pPr>
        <w:pStyle w:val="BodyText"/>
      </w:pPr>
      <w:ins w:id="143" w:author="Samuel T Harrold">
        <w:r>
          <w:t xml:space="preserve">11. Stark A, Head B. Institutional amnesia and public policy.</w:t>
        </w:r>
        <w:r>
          <w:t xml:space="preserve"> </w:t>
        </w:r>
        <w:r>
          <w:rPr>
            <w:i/>
            <w:iCs/>
          </w:rPr>
          <w:t xml:space="preserve">Journal of European Public Policy</w:t>
        </w:r>
        <w:r>
          <w:t xml:space="preserve">. 2019;26(10):1521-1539.</w:t>
        </w:r>
        <w:r>
          <w:t xml:space="preserve"> </w:t>
        </w:r>
        <w:r>
          <w:t xml:space="preserve">doi:</w:t>
        </w:r>
        <w:hyperlink r:id="rId53">
          <w:r>
            <w:rPr>
              <w:rStyle w:val="Hyperlink"/>
            </w:rPr>
            <w:t xml:space="preserve">10.1080/13501763.2018.1535612</w:t>
          </w:r>
        </w:hyperlink>
      </w:ins>
    </w:p>
    <w:p>
      <w:pPr>
        <w:pStyle w:val="BodyText"/>
      </w:pPr>
      <w:ins w:id="144" w:author="Samuel T Harrold">
        <w:r>
          <w:t xml:space="preserve">12. Holan PM de, Phillips N. Remembrance of Things Past? The</w:t>
        </w:r>
        <w:r>
          <w:t xml:space="preserve"> </w:t>
        </w:r>
        <w:r>
          <w:t xml:space="preserve">Dynamics of Organizational Forgetting.</w:t>
        </w:r>
        <w:r>
          <w:t xml:space="preserve"> </w:t>
        </w:r>
        <w:r>
          <w:rPr>
            <w:i/>
            <w:iCs/>
          </w:rPr>
          <w:t xml:space="preserve">Management Science</w:t>
        </w:r>
        <w:r>
          <w:t xml:space="preserve">.</w:t>
        </w:r>
        <w:r>
          <w:t xml:space="preserve"> </w:t>
        </w:r>
        <w:r>
          <w:t xml:space="preserve">2004;50(11):1603-1613.</w:t>
        </w:r>
        <w:r>
          <w:t xml:space="preserve"> </w:t>
        </w:r>
        <w:r>
          <w:t xml:space="preserve">doi:</w:t>
        </w:r>
        <w:hyperlink r:id="rId54">
          <w:r>
            <w:rPr>
              <w:rStyle w:val="Hyperlink"/>
            </w:rPr>
            <w:t xml:space="preserve">10.1287/mnsc.1040.0273</w:t>
          </w:r>
        </w:hyperlink>
      </w:ins>
    </w:p>
    <w:p>
      <w:pPr>
        <w:pStyle w:val="BodyText"/>
      </w:pPr>
      <w:ins w:id="145" w:author="Samuel T Harrold">
        <w:r>
          <w:t xml:space="preserve">13. Rao RD, Argote L. Organizational learning and forgetting: The</w:t>
        </w:r>
        <w:r>
          <w:t xml:space="preserve"> </w:t>
        </w:r>
        <w:r>
          <w:t xml:space="preserve">effects of turnover and structure.</w:t>
        </w:r>
        <w:r>
          <w:t xml:space="preserve"> </w:t>
        </w:r>
        <w:r>
          <w:rPr>
            <w:i/>
            <w:iCs/>
          </w:rPr>
          <w:t xml:space="preserve">European Management Review</w:t>
        </w:r>
        <w:r>
          <w:t xml:space="preserve">.</w:t>
        </w:r>
        <w:r>
          <w:t xml:space="preserve"> </w:t>
        </w:r>
        <w:r>
          <w:t xml:space="preserve">2006;3(2):77-85.</w:t>
        </w:r>
        <w:r>
          <w:t xml:space="preserve"> </w:t>
        </w:r>
        <w:r>
          <w:t xml:space="preserve">doi:</w:t>
        </w:r>
        <w:hyperlink r:id="rId55">
          <w:r>
            <w:rPr>
              <w:rStyle w:val="Hyperlink"/>
            </w:rPr>
            <w:t xml:space="preserve">10.1057/palgrave.emr.1500057</w:t>
          </w:r>
        </w:hyperlink>
      </w:ins>
    </w:p>
    <w:p>
      <w:pPr>
        <w:pStyle w:val="BodyText"/>
      </w:pPr>
      <w:ins w:id="146" w:author="Samuel T Harrold">
        <w:r>
          <w:t xml:space="preserve">14. , ed.Gitelman L.</w:t>
        </w:r>
        <w:r>
          <w:t xml:space="preserve"> </w:t>
        </w:r>
        <w:r>
          <w:rPr>
            <w:i/>
            <w:iCs/>
          </w:rPr>
          <w:t xml:space="preserve">“Raw Data” Is an Oxymoron</w:t>
        </w:r>
        <w:r>
          <w:t xml:space="preserve">. MIT Press; 2013.</w:t>
        </w:r>
        <w:r>
          <w:t xml:space="preserve"> </w:t>
        </w:r>
        <w:r>
          <w:t xml:space="preserve">doi:</w:t>
        </w:r>
        <w:hyperlink r:id="rId56">
          <w:r>
            <w:rPr>
              <w:rStyle w:val="Hyperlink"/>
            </w:rPr>
            <w:t xml:space="preserve">10.7551/mitpress/9302.001.0001</w:t>
          </w:r>
        </w:hyperlink>
      </w:ins>
    </w:p>
    <w:p>
      <w:pPr>
        <w:pStyle w:val="BodyText"/>
      </w:pPr>
      <w:ins w:id="147" w:author="Samuel T Harrold">
        <w:r>
          <w:t xml:space="preserve">15.</w:t>
        </w:r>
      </w:ins>
      <w:r>
        <w:t xml:space="preserve"> </w:t>
      </w:r>
      <w:r>
        <w:t xml:space="preserve">Wang</w:t>
      </w:r>
      <w:ins w:id="148" w:author="Samuel T Harrold">
        <w:r>
          <w:t xml:space="preserve"> </w:t>
        </w:r>
        <w:r>
          <w:t xml:space="preserve">S</w:t>
        </w:r>
      </w:ins>
      <w:r>
        <w:t xml:space="preserve"> </w:t>
      </w:r>
      <w:r>
        <w:t xml:space="preserve">P. Text-to-SQL generation for question answering</w:t>
      </w:r>
      <w:r>
        <w:t xml:space="preserve"> </w:t>
      </w:r>
      <w:r>
        <w:t xml:space="preserve">on electronic medical records. In:</w:t>
      </w:r>
      <w:r>
        <w:t xml:space="preserve"> </w:t>
      </w:r>
      <w:r>
        <w:rPr>
          <w:i/>
          <w:iCs/>
        </w:rPr>
        <w:t xml:space="preserve">Proceedings of the Web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2020</w:t>
      </w:r>
      <w:r>
        <w:t xml:space="preserve">. 2020.</w:t>
      </w:r>
      <w:r>
        <w:t xml:space="preserve"> </w:t>
      </w:r>
      <w:r>
        <w:t xml:space="preserve">doi:</w:t>
      </w:r>
      <w:hyperlink r:id="rId57">
        <w:r>
          <w:rPr>
            <w:rStyle w:val="Hyperlink"/>
          </w:rPr>
          <w:t xml:space="preserve">10.1145/3366423.3380120</w:t>
        </w:r>
      </w:hyperlink>
    </w:p>
    <w:p>
      <w:pPr>
        <w:pStyle w:val="BodyText"/>
      </w:pPr>
      <w:del w:id="234" w:author="Samuel T Harrold">
        <w:r>
          <w:delText xml:space="preserve">11. R. D. Rao, L. Argote. Organizational learning and forgetting:</w:delText>
        </w:r>
        <w:r>
          <w:delText xml:space="preserve"> </w:delText>
        </w:r>
        <w:r>
          <w:delText xml:space="preserve">The effects of turnover and structure.</w:delText>
        </w:r>
        <w:r>
          <w:delText xml:space="preserve"> </w:delText>
        </w:r>
        <w:r>
          <w:rPr>
            <w:i/>
            <w:iCs/>
          </w:rPr>
          <w:delText xml:space="preserve">European Management Review</w:delText>
        </w:r>
        <w:r>
          <w:delText xml:space="preserve">.</w:delText>
        </w:r>
        <w:r>
          <w:delText xml:space="preserve"> </w:delText>
        </w:r>
        <w:r>
          <w:delText xml:space="preserve">2006;3(2):77-85.</w:delText>
        </w:r>
        <w:r>
          <w:delText xml:space="preserve"> </w:delText>
        </w:r>
        <w:hyperlink r:id="rId58">
          <w:r>
            <w:rPr>
              <w:rStyle w:val="Hyperlink"/>
            </w:rPr>
            <w:delText xml:space="preserve">https://onlinelibrary.wiley.com/doi/abs/10.1057/palgrave.emr.1500057</w:delText>
          </w:r>
        </w:hyperlink>
      </w:del>
    </w:p>
    <w:p>
      <w:pPr>
        <w:pStyle w:val="BodyText"/>
      </w:pPr>
      <w:del w:id="235" w:author="Samuel T Harrold">
        <w:r>
          <w:delText xml:space="preserve">12.</w:delText>
        </w:r>
      </w:del>
      <w:ins w:id="149" w:author="Samuel T Harrold">
        <w:r>
          <w:t xml:space="preserve">16. Mayo CS,</w:t>
        </w:r>
      </w:ins>
      <w:r>
        <w:t xml:space="preserve"> </w:t>
      </w:r>
      <w:r>
        <w:t xml:space="preserve">Deasy</w:t>
      </w:r>
      <w:r>
        <w:t xml:space="preserve"> </w:t>
      </w:r>
      <w:del w:id="236" w:author="Samuel T Harrold">
        <w:r>
          <w:delText xml:space="preserve">Mayo C. S.</w:delText>
        </w:r>
      </w:del>
      <w:ins w:id="150" w:author="Samuel T Harrold">
        <w:r>
          <w:t xml:space="preserve">JO, Chera BS, Freymann J,</w:t>
        </w:r>
        <w:r>
          <w:t xml:space="preserve"> </w:t>
        </w:r>
        <w:r>
          <w:t xml:space="preserve">Kirby JS, Hardenberg PH.</w:t>
        </w:r>
      </w:ins>
      <w:r>
        <w:t xml:space="preserve"> </w:t>
      </w:r>
      <w:r>
        <w:t xml:space="preserve">How can we effect culture change toward</w:t>
      </w:r>
      <w:r>
        <w:t xml:space="preserve"> </w:t>
      </w:r>
      <w:r>
        <w:t xml:space="preserve">data-driven medicine?</w:t>
      </w:r>
      <w:r>
        <w:t xml:space="preserve"> </w:t>
      </w:r>
      <w:r>
        <w:rPr>
          <w:i/>
          <w:iCs/>
        </w:rPr>
        <w:t xml:space="preserve">International Journal of Radiation Oncology,</w:t>
      </w:r>
      <w:r>
        <w:rPr>
          <w:i/>
          <w:iCs/>
        </w:rPr>
        <w:t xml:space="preserve"> </w:t>
      </w:r>
      <w:r>
        <w:rPr>
          <w:i/>
          <w:iCs/>
        </w:rPr>
        <w:t xml:space="preserve">Biology, Physics</w:t>
      </w:r>
      <w:r>
        <w:t xml:space="preserve">. 2016;95(</w:t>
      </w:r>
      <w:del w:id="237" w:author="Samuel T Harrold">
        <w:r>
          <w:delText xml:space="preserve">4)</w:delText>
        </w:r>
      </w:del>
      <w:ins w:id="151" w:author="Samuel T Harrold">
        <w:r>
          <w:t xml:space="preserve">3)</w:t>
        </w:r>
      </w:ins>
      <w:r>
        <w:t xml:space="preserve">:</w:t>
      </w:r>
      <w:del w:id="238" w:author="Samuel T Harrold">
        <w:r>
          <w:delText xml:space="preserve">1210-1217.</w:delText>
        </w:r>
      </w:del>
      <w:ins w:id="152" w:author="Samuel T Harrold">
        <w:r>
          <w:t xml:space="preserve">916-921.</w:t>
        </w:r>
      </w:ins>
      <w:r>
        <w:t xml:space="preserve"> </w:t>
      </w:r>
      <w:r>
        <w:t xml:space="preserve">doi:</w:t>
      </w:r>
      <w:del w:id="239" w:author="Samuel T Harrold">
        <w:hyperlink r:id="rId59">
          <w:r>
            <w:rPr>
              <w:rStyle w:val="Hyperlink"/>
            </w:rPr>
            <w:delText xml:space="preserve">10.1016/j.ijrobp.2016.03.003</w:delText>
          </w:r>
        </w:hyperlink>
      </w:del>
      <w:ins w:id="153" w:author="Samuel T Harrold">
        <w:hyperlink r:id="rId60">
          <w:r>
            <w:rPr>
              <w:rStyle w:val="Hyperlink"/>
            </w:rPr>
            <w:t xml:space="preserve">10.1016/j.ijrobp.2015.12.355</w:t>
          </w:r>
        </w:hyperlink>
      </w:ins>
    </w:p>
    <w:p>
      <w:pPr>
        <w:pStyle w:val="BodyText"/>
      </w:pPr>
      <w:del w:id="240" w:author="Samuel T Harrold">
        <w:r>
          <w:delText xml:space="preserve">13. Reason</w:delText>
        </w:r>
      </w:del>
      <w:ins w:id="154" w:author="Samuel T Harrold">
        <w:r>
          <w:t xml:space="preserve">17.</w:t>
        </w:r>
      </w:ins>
      <w:r>
        <w:t xml:space="preserve"> </w:t>
      </w:r>
      <w:r>
        <w:t xml:space="preserve">Ledikwe</w:t>
      </w:r>
      <w:ins w:id="155" w:author="Samuel T Harrold">
        <w:r>
          <w:t xml:space="preserve"> </w:t>
        </w:r>
        <w:r>
          <w:t xml:space="preserve">R</w:t>
        </w:r>
      </w:ins>
      <w:r>
        <w:t xml:space="preserve"> </w:t>
      </w:r>
      <w:r>
        <w:t xml:space="preserve">J. H. Establishing a health</w:t>
      </w:r>
      <w:r>
        <w:t xml:space="preserve"> </w:t>
      </w:r>
      <w:r>
        <w:t xml:space="preserve">information workforce: Innovation for low- and middle-income countries.</w:t>
      </w:r>
      <w:r>
        <w:t xml:space="preserve"> </w:t>
      </w:r>
      <w:r>
        <w:rPr>
          <w:i/>
          <w:iCs/>
        </w:rPr>
        <w:t xml:space="preserve">Human Resources for Health</w:t>
      </w:r>
      <w:r>
        <w:t xml:space="preserve">. 2013;11(1).</w:t>
      </w:r>
      <w:r>
        <w:t xml:space="preserve"> </w:t>
      </w:r>
      <w:r>
        <w:t xml:space="preserve">doi:</w:t>
      </w:r>
      <w:hyperlink r:id="rId61">
        <w:r>
          <w:rPr>
            <w:rStyle w:val="Hyperlink"/>
          </w:rPr>
          <w:t xml:space="preserve">10.1186/1478-4491-11-35</w:t>
        </w:r>
      </w:hyperlink>
    </w:p>
    <w:p>
      <w:pPr>
        <w:pStyle w:val="BodyText"/>
      </w:pPr>
      <w:del w:id="241" w:author="Samuel T Harrold">
        <w:r>
          <w:delText xml:space="preserve">14. Ammenwerth</w:delText>
        </w:r>
      </w:del>
      <w:ins w:id="156" w:author="Samuel T Harrold">
        <w:r>
          <w:t xml:space="preserve">18.</w:t>
        </w:r>
      </w:ins>
      <w:r>
        <w:t xml:space="preserve"> </w:t>
      </w:r>
      <w:r>
        <w:t xml:space="preserve">Mantas</w:t>
      </w:r>
      <w:ins w:id="157" w:author="Samuel T Harrold">
        <w:r>
          <w:t xml:space="preserve"> </w:t>
        </w:r>
        <w:r>
          <w:t xml:space="preserve">A</w:t>
        </w:r>
      </w:ins>
      <w:r>
        <w:t xml:space="preserve"> </w:t>
      </w:r>
      <w:r>
        <w:t xml:space="preserve">J. Recommendations of the</w:t>
      </w:r>
      <w:r>
        <w:t xml:space="preserve"> </w:t>
      </w:r>
      <w:r>
        <w:t xml:space="preserve">International Medical Informatics Association (IMIA) on education in</w:t>
      </w:r>
      <w:r>
        <w:t xml:space="preserve"> </w:t>
      </w:r>
      <w:r>
        <w:t xml:space="preserve">biomedical and health informatics: First revision.</w:t>
      </w:r>
      <w:r>
        <w:t xml:space="preserve"> </w:t>
      </w:r>
      <w:r>
        <w:rPr>
          <w:i/>
          <w:iCs/>
        </w:rPr>
        <w:t xml:space="preserve">Methods of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in Medicine</w:t>
      </w:r>
      <w:r>
        <w:t xml:space="preserve">. 2010;49(</w:t>
      </w:r>
      <w:del w:id="242" w:author="Samuel T Harrold">
        <w:r>
          <w:delText xml:space="preserve">02)</w:delText>
        </w:r>
      </w:del>
      <w:ins w:id="158" w:author="Samuel T Harrold">
        <w:r>
          <w:t xml:space="preserve">2)</w:t>
        </w:r>
      </w:ins>
      <w:r>
        <w:t xml:space="preserve">:105-120.</w:t>
      </w:r>
      <w:r>
        <w:t xml:space="preserve"> </w:t>
      </w:r>
      <w:r>
        <w:t xml:space="preserve">doi:</w:t>
      </w:r>
      <w:hyperlink r:id="rId62">
        <w:r>
          <w:rPr>
            <w:rStyle w:val="Hyperlink"/>
          </w:rPr>
          <w:t xml:space="preserve">10.3414/ME5119</w:t>
        </w:r>
      </w:hyperlink>
    </w:p>
    <w:p>
      <w:pPr>
        <w:pStyle w:val="BodyText"/>
      </w:pPr>
      <w:del w:id="243" w:author="Samuel T Harrold">
        <w:r>
          <w:delText xml:space="preserve">15.</w:delText>
        </w:r>
      </w:del>
      <w:ins w:id="159" w:author="Samuel T Harrold">
        <w:r>
          <w:t xml:space="preserve">19. Ang S, Slaughter</w:t>
        </w:r>
      </w:ins>
      <w:r>
        <w:t xml:space="preserve"> </w:t>
      </w:r>
      <w:r>
        <w:t xml:space="preserve">S.</w:t>
      </w:r>
      <w:del w:id="244" w:author="Samuel T Harrold">
        <w:r>
          <w:delText xml:space="preserve"> </w:delText>
        </w:r>
        <w:r>
          <w:delText xml:space="preserve">Ang, S. Slaughter.</w:delText>
        </w:r>
      </w:del>
      <w:r>
        <w:t xml:space="preserve"> </w:t>
      </w:r>
      <w:r>
        <w:t xml:space="preserve">Turnover of</w:t>
      </w:r>
      <w:r>
        <w:t xml:space="preserve"> </w:t>
      </w:r>
      <w:r>
        <w:t xml:space="preserve">information technology professionals: The effects of internal labor</w:t>
      </w:r>
      <w:r>
        <w:t xml:space="preserve"> </w:t>
      </w:r>
      <w:r>
        <w:t xml:space="preserve">market strategies.</w:t>
      </w:r>
      <w:r>
        <w:t xml:space="preserve"> </w:t>
      </w:r>
      <w:r>
        <w:rPr>
          <w:i/>
          <w:iCs/>
        </w:rPr>
        <w:t xml:space="preserve">ACM SIGMIS Database: The DATABASE for Advances in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Systems</w:t>
      </w:r>
      <w:r>
        <w:t xml:space="preserve">. 2004;35(3):11-27.</w:t>
      </w:r>
      <w:r>
        <w:t xml:space="preserve"> </w:t>
      </w:r>
      <w:r>
        <w:t xml:space="preserve">doi:</w:t>
      </w:r>
      <w:hyperlink r:id="rId63">
        <w:r>
          <w:rPr>
            <w:rStyle w:val="Hyperlink"/>
          </w:rPr>
          <w:t xml:space="preserve">10.1145/1017114.1017118</w:t>
        </w:r>
      </w:hyperlink>
    </w:p>
    <w:p>
      <w:pPr>
        <w:pStyle w:val="BodyText"/>
      </w:pPr>
      <w:del w:id="245" w:author="Samuel T Harrold">
        <w:r>
          <w:delText xml:space="preserve">16. Barbieri</w:delText>
        </w:r>
      </w:del>
      <w:ins w:id="160" w:author="Samuel T Harrold">
        <w:r>
          <w:t xml:space="preserve">20.</w:t>
        </w:r>
      </w:ins>
      <w:r>
        <w:t xml:space="preserve"> </w:t>
      </w:r>
      <w:r>
        <w:t xml:space="preserve">Farnese</w:t>
      </w:r>
      <w:ins w:id="161" w:author="Samuel T Harrold">
        <w:r>
          <w:t xml:space="preserve"> </w:t>
        </w:r>
        <w:r>
          <w:t xml:space="preserve">B</w:t>
        </w:r>
      </w:ins>
      <w:r>
        <w:t xml:space="preserve"> </w:t>
      </w:r>
      <w:r>
        <w:t xml:space="preserve">M. L. Managing knowledge in</w:t>
      </w:r>
      <w:r>
        <w:t xml:space="preserve"> </w:t>
      </w:r>
      <w:r>
        <w:t xml:space="preserve">organizations: A Nonaka’s SECI model operationalization.</w:t>
      </w:r>
      <w:r>
        <w:t xml:space="preserve"> </w:t>
      </w:r>
      <w:r>
        <w:rPr>
          <w:i/>
          <w:iCs/>
        </w:rPr>
        <w:t xml:space="preserve">Frontiers in</w:t>
      </w:r>
      <w:r>
        <w:rPr>
          <w:i/>
          <w:iCs/>
        </w:rPr>
        <w:t xml:space="preserve"> </w:t>
      </w:r>
      <w:r>
        <w:rPr>
          <w:i/>
          <w:iCs/>
        </w:rPr>
        <w:t xml:space="preserve">Psychology</w:t>
      </w:r>
      <w:r>
        <w:t xml:space="preserve">. 2019;10.</w:t>
      </w:r>
      <w:r>
        <w:t xml:space="preserve"> </w:t>
      </w:r>
      <w:r>
        <w:t xml:space="preserve">doi:</w:t>
      </w:r>
      <w:hyperlink r:id="rId64">
        <w:r>
          <w:rPr>
            <w:rStyle w:val="Hyperlink"/>
          </w:rPr>
          <w:t xml:space="preserve">10.3389/fpsyg.2019.02730</w:t>
        </w:r>
      </w:hyperlink>
    </w:p>
    <w:p>
      <w:pPr>
        <w:pStyle w:val="BodyText"/>
      </w:pPr>
      <w:del w:id="246" w:author="Samuel T Harrold">
        <w:r>
          <w:delText xml:space="preserve">17. J Tyndall.</w:delText>
        </w:r>
      </w:del>
      <w:ins w:id="162" w:author="Samuel T Harrold">
        <w:r>
          <w:t xml:space="preserve">21. Tyndall J.</w:t>
        </w:r>
      </w:ins>
      <w:r>
        <w:t xml:space="preserve"> </w:t>
      </w:r>
      <w:r>
        <w:t xml:space="preserve">AACODS Checklist. Flinders</w:t>
      </w:r>
      <w:r>
        <w:t xml:space="preserve"> </w:t>
      </w:r>
      <w:r>
        <w:t xml:space="preserve">University. Published online 2010.</w:t>
      </w:r>
      <w:r>
        <w:t xml:space="preserve"> </w:t>
      </w:r>
      <w:del w:id="247" w:author="Samuel T Harrold">
        <w:hyperlink r:id="rId65">
          <w:r>
            <w:rPr>
              <w:rStyle w:val="Hyperlink"/>
            </w:rPr>
            <w:delText xml:space="preserve">https://dspace.flinders.edu.au/jspui/bitstream/2328/3326/4/AACODS_Checklist.pdf</w:delText>
          </w:r>
        </w:hyperlink>
      </w:del>
      <w:ins w:id="163" w:author="Samuel T Harrold">
        <w:hyperlink r:id="rId66">
          <w:r>
            <w:rPr>
              <w:rStyle w:val="Hyperlink"/>
            </w:rPr>
            <w:t xml:space="preserve">https://fac.flinders.edu.au/dspace/api/core/bitstreams/e94a96eb-0334-4300-8880-c836d4d9a676/content</w:t>
          </w:r>
        </w:hyperlink>
      </w:ins>
    </w:p>
    <w:p>
      <w:pPr>
        <w:pStyle w:val="BodyText"/>
      </w:pPr>
      <w:del w:id="248" w:author="Samuel T Harrold">
        <w:r>
          <w:delText xml:space="preserve">18.</w:delText>
        </w:r>
      </w:del>
      <w:ins w:id="164" w:author="Samuel T Harrold">
        <w:r>
          <w:t xml:space="preserve">22. Foos T,</w:t>
        </w:r>
      </w:ins>
      <w:r>
        <w:t xml:space="preserve"> </w:t>
      </w:r>
      <w:r>
        <w:t xml:space="preserve">Schum</w:t>
      </w:r>
      <w:r>
        <w:t xml:space="preserve"> </w:t>
      </w:r>
      <w:del w:id="249" w:author="Samuel T Harrold">
        <w:r>
          <w:delText xml:space="preserve">Foos T.</w:delText>
        </w:r>
      </w:del>
      <w:ins w:id="165" w:author="Samuel T Harrold">
        <w:r>
          <w:t xml:space="preserve">G, Rothenberg S.</w:t>
        </w:r>
      </w:ins>
      <w:r>
        <w:t xml:space="preserve"> </w:t>
      </w:r>
      <w:r>
        <w:t xml:space="preserve">Tacit</w:t>
      </w:r>
      <w:r>
        <w:t xml:space="preserve"> </w:t>
      </w:r>
      <w:r>
        <w:t xml:space="preserve">knowledge transfer and the knowledge disconnect.</w:t>
      </w:r>
      <w:r>
        <w:t xml:space="preserve"> </w:t>
      </w:r>
      <w:r>
        <w:rPr>
          <w:i/>
          <w:iCs/>
        </w:rPr>
        <w:t xml:space="preserve">Journal of Knowledge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t xml:space="preserve">. 2006;10(1):6-18.</w:t>
      </w:r>
      <w:r>
        <w:t xml:space="preserve"> </w:t>
      </w:r>
      <w:r>
        <w:t xml:space="preserve">doi:</w:t>
      </w:r>
      <w:hyperlink r:id="rId67">
        <w:r>
          <w:rPr>
            <w:rStyle w:val="Hyperlink"/>
          </w:rPr>
          <w:t xml:space="preserve">10.1108/13673270610650067</w:t>
        </w:r>
      </w:hyperlink>
    </w:p>
    <w:p>
      <w:pPr>
        <w:pStyle w:val="BodyText"/>
      </w:pPr>
      <w:del w:id="250" w:author="Samuel T Harrold">
        <w:r>
          <w:delText xml:space="preserve">19.</w:delText>
        </w:r>
      </w:del>
      <w:ins w:id="166" w:author="Samuel T Harrold">
        <w:r>
          <w:t xml:space="preserve">23.</w:t>
        </w:r>
      </w:ins>
      <w:r>
        <w:t xml:space="preserve"> </w:t>
      </w:r>
      <w:r>
        <w:t xml:space="preserve">NSI Nursing Solutions.</w:t>
      </w:r>
      <w:r>
        <w:t xml:space="preserve"> </w:t>
      </w:r>
      <w:r>
        <w:rPr>
          <w:i/>
          <w:iCs/>
        </w:rPr>
        <w:t xml:space="preserve">2025 National Health Care</w:t>
      </w:r>
      <w:r>
        <w:rPr>
          <w:i/>
          <w:iCs/>
        </w:rPr>
        <w:t xml:space="preserve"> </w:t>
      </w:r>
      <w:r>
        <w:rPr>
          <w:i/>
          <w:iCs/>
        </w:rPr>
        <w:t xml:space="preserve">Retention &amp; RN Staffing Report</w:t>
      </w:r>
      <w:r>
        <w:t xml:space="preserve">. NSI Nursing Solutions; 2024.</w:t>
      </w:r>
      <w:r>
        <w:t xml:space="preserve"> </w:t>
      </w:r>
      <w:hyperlink r:id="rId68">
        <w:r>
          <w:rPr>
            <w:rStyle w:val="Hyperlink"/>
          </w:rPr>
          <w:t xml:space="preserve">https://www.nsinursingsolutions.com/documents/library/nsi_national_health_care_retention_report.pdf</w:t>
        </w:r>
      </w:hyperlink>
    </w:p>
    <w:p>
      <w:pPr>
        <w:pStyle w:val="BodyText"/>
      </w:pPr>
      <w:del w:id="251" w:author="Samuel T Harrold">
        <w:r>
          <w:delText xml:space="preserve">20. &amp; Saidizand Konrad I.</w:delText>
        </w:r>
        <w:r>
          <w:delText xml:space="preserve"> </w:delText>
        </w:r>
        <w:r>
          <w:rPr>
            <w:i/>
            <w:iCs/>
          </w:rPr>
          <w:delText xml:space="preserve">Exploring the potential of an IT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capability in its bootstrap phase from a task driven onboarding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perspective: Insights toward information infrastructure in healthcare</w:delText>
        </w:r>
        <w:r>
          <w:delText xml:space="preserve">.</w:delText>
        </w:r>
        <w:r>
          <w:delText xml:space="preserve"> </w:delText>
        </w:r>
        <w:r>
          <w:delText xml:space="preserve">Master’s thesis. 2022.</w:delText>
        </w:r>
        <w:r>
          <w:delText xml:space="preserve"> </w:delText>
        </w:r>
        <w:hyperlink r:id="rId69">
          <w:r>
            <w:rPr>
              <w:rStyle w:val="Hyperlink"/>
            </w:rPr>
            <w:delText xml:space="preserve">https://www.diva-portal.org/smash/record.jsf?pid=diva2:1684142</w:delText>
          </w:r>
        </w:hyperlink>
      </w:del>
    </w:p>
    <w:p>
      <w:pPr>
        <w:pStyle w:val="BodyText"/>
      </w:pPr>
      <w:del w:id="252" w:author="Samuel T Harrold">
        <w:r>
          <w:delText xml:space="preserve">21. Lao Wu F., L. Li. Worldwide prevalence and associated factors of</w:delText>
        </w:r>
        <w:r>
          <w:delText xml:space="preserve"> </w:delText>
        </w:r>
        <w:r>
          <w:delText xml:space="preserve">nursing staff turnover: A systematic review and meta-analysis.</w:delText>
        </w:r>
        <w:r>
          <w:delText xml:space="preserve"> </w:delText>
        </w:r>
        <w:r>
          <w:rPr>
            <w:i/>
            <w:iCs/>
          </w:rPr>
          <w:delText xml:space="preserve">Nursing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Open</w:delText>
        </w:r>
        <w:r>
          <w:delText xml:space="preserve">. 2024;11:e2097.</w:delText>
        </w:r>
        <w:r>
          <w:delText xml:space="preserve"> </w:delText>
        </w:r>
        <w:r>
          <w:delText xml:space="preserve">doi:</w:delText>
        </w:r>
        <w:hyperlink r:id="rId47">
          <w:r>
            <w:rPr>
              <w:rStyle w:val="Hyperlink"/>
            </w:rPr>
            <w:delText xml:space="preserve">10.1002/nop2.2097</w:delText>
          </w:r>
        </w:hyperlink>
      </w:del>
    </w:p>
    <w:p>
      <w:pPr>
        <w:pStyle w:val="BodyText"/>
      </w:pPr>
      <w:del w:id="253" w:author="Samuel T Harrold">
        <w:r>
          <w:delText xml:space="preserve">22. Wang Ren L. Global prevalence of nurse turnover rates: A</w:delText>
        </w:r>
        <w:r>
          <w:delText xml:space="preserve"> </w:delText>
        </w:r>
        <w:r>
          <w:delText xml:space="preserve">meta-analysis of 21 studies from 14 countries.</w:delText>
        </w:r>
        <w:r>
          <w:delText xml:space="preserve"> </w:delText>
        </w:r>
        <w:r>
          <w:rPr>
            <w:i/>
            <w:iCs/>
          </w:rPr>
          <w:delText xml:space="preserve">Journal of Nursing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Management</w:delText>
        </w:r>
        <w:r>
          <w:delText xml:space="preserve">. 2024;2024(1).</w:delText>
        </w:r>
        <w:r>
          <w:delText xml:space="preserve"> </w:delText>
        </w:r>
        <w:r>
          <w:delText xml:space="preserve">doi:</w:delText>
        </w:r>
        <w:hyperlink r:id="rId46">
          <w:r>
            <w:rPr>
              <w:rStyle w:val="Hyperlink"/>
            </w:rPr>
            <w:delText xml:space="preserve">10.1155/2024/5063998</w:delText>
          </w:r>
        </w:hyperlink>
      </w:del>
    </w:p>
    <w:p>
      <w:pPr>
        <w:pStyle w:val="BodyText"/>
      </w:pPr>
      <w:del w:id="254" w:author="Samuel T Harrold">
        <w:r>
          <w:delText xml:space="preserve">23. P. R Massingham.</w:delText>
        </w:r>
      </w:del>
      <w:ins w:id="167" w:author="Samuel T Harrold">
        <w:r>
          <w:t xml:space="preserve">24. Massingham PR.</w:t>
        </w:r>
      </w:ins>
      <w:r>
        <w:t xml:space="preserve"> </w:t>
      </w:r>
      <w:r>
        <w:t xml:space="preserve">Measuring the impact of</w:t>
      </w:r>
      <w:r>
        <w:t xml:space="preserve"> </w:t>
      </w:r>
      <w:r>
        <w:t xml:space="preserve">knowledge loss: A longitudinal study.</w:t>
      </w:r>
      <w:r>
        <w:t xml:space="preserve"> </w:t>
      </w:r>
      <w:r>
        <w:rPr>
          <w:i/>
          <w:iCs/>
        </w:rPr>
        <w:t xml:space="preserve">Journal of Knowledge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t xml:space="preserve">. 2018;22(4):721-758.</w:t>
      </w:r>
      <w:r>
        <w:t xml:space="preserve"> </w:t>
      </w:r>
      <w:r>
        <w:t xml:space="preserve">doi:</w:t>
      </w:r>
      <w:hyperlink r:id="rId70">
        <w:r>
          <w:rPr>
            <w:rStyle w:val="Hyperlink"/>
          </w:rPr>
          <w:t xml:space="preserve">10.1108/JKM-08-2016-0338</w:t>
        </w:r>
      </w:hyperlink>
    </w:p>
    <w:p>
      <w:pPr>
        <w:pStyle w:val="BodyText"/>
      </w:pPr>
      <w:del w:id="255" w:author="Samuel T Harrold">
        <w:r>
          <w:delText xml:space="preserve">24.</w:delText>
        </w:r>
      </w:del>
      <w:ins w:id="168" w:author="Samuel T Harrold">
        <w:r>
          <w:t xml:space="preserve">25. Zhang W, Zhang W,</w:t>
        </w:r>
      </w:ins>
      <w:r>
        <w:t xml:space="preserve"> </w:t>
      </w:r>
      <w:r>
        <w:t xml:space="preserve">Daim</w:t>
      </w:r>
      <w:r>
        <w:t xml:space="preserve"> </w:t>
      </w:r>
      <w:del w:id="256" w:author="Samuel T Harrold">
        <w:r>
          <w:delText xml:space="preserve">Zhang W.</w:delText>
        </w:r>
      </w:del>
      <w:ins w:id="169" w:author="Samuel T Harrold">
        <w:r>
          <w:t xml:space="preserve">T, Yalçın H.</w:t>
        </w:r>
      </w:ins>
      <w:r>
        <w:t xml:space="preserve"> </w:t>
      </w:r>
      <w:r>
        <w:t xml:space="preserve">AI</w:t>
      </w:r>
      <w:r>
        <w:t xml:space="preserve"> </w:t>
      </w:r>
      <w:r>
        <w:t xml:space="preserve">challenges conventional knowledge management: Light the way for</w:t>
      </w:r>
      <w:r>
        <w:t xml:space="preserve"> </w:t>
      </w:r>
      <w:r>
        <w:t xml:space="preserve">reframing SECI model and Ba theory.</w:t>
      </w:r>
      <w:r>
        <w:t xml:space="preserve"> </w:t>
      </w:r>
      <w:r>
        <w:rPr>
          <w:i/>
          <w:iCs/>
        </w:rPr>
        <w:t xml:space="preserve">Journal of Knowledge Management</w:t>
      </w:r>
      <w:r>
        <w:t xml:space="preserve">.</w:t>
      </w:r>
      <w:r>
        <w:t xml:space="preserve"> </w:t>
      </w:r>
      <w:r>
        <w:t xml:space="preserve">2025;</w:t>
      </w:r>
      <w:del w:id="257" w:author="Samuel T Harrold">
        <w:r>
          <w:delText xml:space="preserve">28(11)</w:delText>
        </w:r>
      </w:del>
      <w:ins w:id="170" w:author="Samuel T Harrold">
        <w:r>
          <w:t xml:space="preserve">29(5)</w:t>
        </w:r>
      </w:ins>
      <w:r>
        <w:t xml:space="preserve">:</w:t>
      </w:r>
      <w:del w:id="258" w:author="Samuel T Harrold">
        <w:r>
          <w:delText xml:space="preserve">320-347.</w:delText>
        </w:r>
      </w:del>
      <w:ins w:id="171" w:author="Samuel T Harrold">
        <w:r>
          <w:t xml:space="preserve">1618-1654.</w:t>
        </w:r>
      </w:ins>
      <w:r>
        <w:t xml:space="preserve"> </w:t>
      </w:r>
      <w:r>
        <w:t xml:space="preserve">doi:</w:t>
      </w:r>
      <w:del w:id="259" w:author="Samuel T Harrold">
        <w:hyperlink r:id="rId71">
          <w:r>
            <w:rPr>
              <w:rStyle w:val="Hyperlink"/>
            </w:rPr>
            <w:delText xml:space="preserve">10.1108/JKM-03-2024-0262</w:delText>
          </w:r>
        </w:hyperlink>
      </w:del>
      <w:ins w:id="172" w:author="Samuel T Harrold">
        <w:hyperlink r:id="rId72">
          <w:r>
            <w:rPr>
              <w:rStyle w:val="Hyperlink"/>
            </w:rPr>
            <w:t xml:space="preserve">10.1108/JKM-02-2024-0203</w:t>
          </w:r>
        </w:hyperlink>
      </w:ins>
    </w:p>
    <w:p>
      <w:pPr>
        <w:pStyle w:val="BodyText"/>
      </w:pPr>
      <w:del w:id="260" w:author="Samuel T Harrold">
        <w:r>
          <w:delText xml:space="preserve">25. &amp;</w:delText>
        </w:r>
      </w:del>
      <w:ins w:id="173" w:author="Samuel T Harrold">
        <w:r>
          <w:t xml:space="preserve">26. Goffin K,</w:t>
        </w:r>
      </w:ins>
      <w:r>
        <w:t xml:space="preserve"> </w:t>
      </w:r>
      <w:r>
        <w:t xml:space="preserve">Koners</w:t>
      </w:r>
      <w:r>
        <w:t xml:space="preserve"> </w:t>
      </w:r>
      <w:del w:id="261" w:author="Samuel T Harrold">
        <w:r>
          <w:delText xml:space="preserve">Goffin K.</w:delText>
        </w:r>
      </w:del>
      <w:ins w:id="174" w:author="Samuel T Harrold">
        <w:r>
          <w:t xml:space="preserve">U.</w:t>
        </w:r>
      </w:ins>
      <w:r>
        <w:t xml:space="preserve"> </w:t>
      </w:r>
      <w:r>
        <w:t xml:space="preserve">Tacit knowledge,</w:t>
      </w:r>
      <w:r>
        <w:t xml:space="preserve"> </w:t>
      </w:r>
      <w:r>
        <w:t xml:space="preserve">lessons learnt, and new product development.</w:t>
      </w:r>
      <w:r>
        <w:t xml:space="preserve"> </w:t>
      </w:r>
      <w:r>
        <w:rPr>
          <w:i/>
          <w:iCs/>
        </w:rPr>
        <w:t xml:space="preserve">Journal of Product</w:t>
      </w:r>
      <w:r>
        <w:rPr>
          <w:i/>
          <w:iCs/>
        </w:rPr>
        <w:t xml:space="preserve"> </w:t>
      </w:r>
      <w:r>
        <w:rPr>
          <w:i/>
          <w:iCs/>
        </w:rPr>
        <w:t xml:space="preserve">Innovation Management</w:t>
      </w:r>
      <w:r>
        <w:t xml:space="preserve">. 2011;28(2):300-318.</w:t>
      </w:r>
      <w:r>
        <w:t xml:space="preserve"> </w:t>
      </w:r>
      <w:r>
        <w:t xml:space="preserve">doi:</w:t>
      </w:r>
      <w:hyperlink r:id="rId73">
        <w:r>
          <w:rPr>
            <w:rStyle w:val="Hyperlink"/>
          </w:rPr>
          <w:t xml:space="preserve">10.1111/j.1540-5885.2010.00798.x</w:t>
        </w:r>
      </w:hyperlink>
    </w:p>
    <w:p>
      <w:pPr>
        <w:pStyle w:val="BodyText"/>
      </w:pPr>
      <w:del w:id="262" w:author="Samuel T Harrold">
        <w:r>
          <w:delText xml:space="preserve">26. D. Moore, others.</w:delText>
        </w:r>
      </w:del>
    </w:p>
    <w:p>
      <w:pPr>
        <w:pStyle w:val="BodyText"/>
      </w:pPr>
      <w:ins w:id="175" w:author="Samuel T Harrold">
        <w:r>
          <w:t xml:space="preserve">27. HIMSS.</w:t>
        </w:r>
        <w:r>
          <w:t xml:space="preserve"> </w:t>
        </w:r>
        <w:r>
          <w:rPr>
            <w:i/>
            <w:iCs/>
          </w:rPr>
          <w:t xml:space="preserve">The Future of Workforce: HIMSS25 Europe Outcomes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Report</w:t>
        </w:r>
        <w:r>
          <w:t xml:space="preserve">. Healthcare Information; Management Systems Society; 2025.</w:t>
        </w:r>
        <w:r>
          <w:t xml:space="preserve"> </w:t>
        </w:r>
        <w:hyperlink r:id="rId45">
          <w:r>
            <w:rPr>
              <w:rStyle w:val="Hyperlink"/>
            </w:rPr>
            <w:t xml:space="preserve">https://www.himss.org/resources/the-future-of-workforce/</w:t>
          </w:r>
        </w:hyperlink>
      </w:ins>
    </w:p>
    <w:p>
      <w:pPr>
        <w:pStyle w:val="BodyText"/>
      </w:pPr>
      <w:ins w:id="176" w:author="Samuel T Harrold">
        <w:r>
          <w:t xml:space="preserve">28. Moore D et al.</w:t>
        </w:r>
      </w:ins>
      <w:r>
        <w:t xml:space="preserve"> </w:t>
      </w:r>
      <w:r>
        <w:t xml:space="preserve">ActiveNavigator: Toward real-time knowledge</w:t>
      </w:r>
      <w:r>
        <w:t xml:space="preserve"> </w:t>
      </w:r>
      <w:r>
        <w:t xml:space="preserve">capture and feedback in active learning spaces.</w:t>
      </w:r>
      <w:r>
        <w:t xml:space="preserve"> </w:t>
      </w:r>
      <w:r>
        <w:rPr>
          <w:i/>
          <w:iCs/>
        </w:rPr>
        <w:t xml:space="preserve">International 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Engineering Education</w:t>
      </w:r>
      <w:r>
        <w:t xml:space="preserve">. 2018;34(2):1-12.</w:t>
      </w:r>
      <w:r>
        <w:t xml:space="preserve"> </w:t>
      </w:r>
      <w:hyperlink r:id="rId74">
        <w:r>
          <w:rPr>
            <w:rStyle w:val="Hyperlink"/>
          </w:rPr>
          <w:t xml:space="preserve">https://wendyju.com/publications/18_ijee3593.pdf</w:t>
        </w:r>
      </w:hyperlink>
    </w:p>
    <w:p>
      <w:pPr>
        <w:pStyle w:val="BodyText"/>
      </w:pPr>
      <w:del w:id="263" w:author="Samuel T Harrold">
        <w:r>
          <w:delText xml:space="preserve">27. Nicolai J. Foss.</w:delText>
        </w:r>
      </w:del>
      <w:ins w:id="177" w:author="Samuel T Harrold">
        <w:r>
          <w:t xml:space="preserve">29. Foss NJ.</w:t>
        </w:r>
      </w:ins>
      <w:r>
        <w:t xml:space="preserve"> </w:t>
      </w:r>
      <w:r>
        <w:t xml:space="preserve">The emerging knowledge</w:t>
      </w:r>
      <w:r>
        <w:t xml:space="preserve"> </w:t>
      </w:r>
      <w:r>
        <w:t xml:space="preserve">governance approach: Challenges and characteristics.</w:t>
      </w:r>
      <w:r>
        <w:t xml:space="preserve"> </w:t>
      </w:r>
      <w:r>
        <w:rPr>
          <w:i/>
          <w:iCs/>
        </w:rPr>
        <w:t xml:space="preserve">Organization</w:t>
      </w:r>
      <w:r>
        <w:t xml:space="preserve">.</w:t>
      </w:r>
      <w:r>
        <w:t xml:space="preserve"> </w:t>
      </w:r>
      <w:r>
        <w:t xml:space="preserve">2007;14(1):29-52.</w:t>
      </w:r>
      <w:r>
        <w:t xml:space="preserve"> </w:t>
      </w:r>
      <w:r>
        <w:t xml:space="preserve">doi:</w:t>
      </w:r>
      <w:hyperlink r:id="rId75">
        <w:r>
          <w:rPr>
            <w:rStyle w:val="Hyperlink"/>
          </w:rPr>
          <w:t xml:space="preserve">10.1177/1350508407071859</w:t>
        </w:r>
      </w:hyperlink>
    </w:p>
    <w:p>
      <w:pPr>
        <w:pStyle w:val="BodyText"/>
      </w:pPr>
      <w:del w:id="264" w:author="Samuel T Harrold">
        <w:r>
          <w:delText xml:space="preserve">28.</w:delText>
        </w:r>
      </w:del>
      <w:ins w:id="178" w:author="Samuel T Harrold">
        <w:r>
          <w:t xml:space="preserve">30. Lee</w:t>
        </w:r>
      </w:ins>
      <w:r>
        <w:t xml:space="preserve"> </w:t>
      </w:r>
      <w:r>
        <w:t xml:space="preserve">et al</w:t>
      </w:r>
      <w:del w:id="265" w:author="Samuel T Harrold">
        <w:r>
          <w:delText xml:space="preserve"> </w:delText>
        </w:r>
        <w:r>
          <w:delText xml:space="preserve">Lee</w:delText>
        </w:r>
      </w:del>
      <w:r>
        <w:t xml:space="preserve"> </w:t>
      </w:r>
      <w:r>
        <w:t xml:space="preserve">G. EHRSQL: A practical text-to-SQL</w:t>
      </w:r>
      <w:r>
        <w:t xml:space="preserve"> </w:t>
      </w:r>
      <w:r>
        <w:t xml:space="preserve">benchmark for electronic health records. In:</w:t>
      </w:r>
      <w:r>
        <w:t xml:space="preserve"> </w:t>
      </w:r>
      <w:r>
        <w:rPr>
          <w:i/>
          <w:iCs/>
        </w:rPr>
        <w:t xml:space="preserve">Proceedings of NeurIPS</w:t>
      </w:r>
      <w:r>
        <w:rPr>
          <w:i/>
          <w:iCs/>
        </w:rPr>
        <w:t xml:space="preserve"> </w:t>
      </w:r>
      <w:r>
        <w:rPr>
          <w:i/>
          <w:iCs/>
        </w:rPr>
        <w:t xml:space="preserve">2022</w:t>
      </w:r>
      <w:r>
        <w:t xml:space="preserve">. 2023.</w:t>
      </w:r>
      <w:r>
        <w:t xml:space="preserve"> </w:t>
      </w:r>
      <w:hyperlink r:id="rId76">
        <w:r>
          <w:rPr>
            <w:rStyle w:val="Hyperlink"/>
          </w:rPr>
          <w:t xml:space="preserve">https://arxiv.org/abs/2301.07695</w:t>
        </w:r>
      </w:hyperlink>
    </w:p>
    <w:p>
      <w:pPr>
        <w:pStyle w:val="BodyText"/>
      </w:pPr>
      <w:del w:id="266" w:author="Samuel T Harrold">
        <w:r>
          <w:delText xml:space="preserve">29.</w:delText>
        </w:r>
      </w:del>
      <w:ins w:id="179" w:author="Samuel T Harrold">
        <w:r>
          <w:t xml:space="preserve">31. Bravo Rocca</w:t>
        </w:r>
      </w:ins>
      <w:r>
        <w:t xml:space="preserve"> </w:t>
      </w:r>
      <w:r>
        <w:t xml:space="preserve">G.</w:t>
      </w:r>
      <w:del w:id="267" w:author="Samuel T Harrold">
        <w:r>
          <w:delText xml:space="preserve"> </w:delText>
        </w:r>
        <w:r>
          <w:delText xml:space="preserve">J. Bravo Rocca.</w:delText>
        </w:r>
      </w:del>
      <w:r>
        <w:t xml:space="preserve"> </w:t>
      </w:r>
      <w:r>
        <w:rPr>
          <w:i/>
          <w:iCs/>
        </w:rPr>
        <w:t xml:space="preserve">Human-on-the-Loop</w:t>
      </w:r>
      <w:r>
        <w:rPr>
          <w:i/>
          <w:iCs/>
        </w:rPr>
        <w:t xml:space="preserve"> </w:t>
      </w:r>
      <w:r>
        <w:rPr>
          <w:i/>
          <w:iCs/>
        </w:rPr>
        <w:t xml:space="preserve">Continual</w:t>
      </w:r>
      <w:r>
        <w:rPr>
          <w:i/>
          <w:iCs/>
        </w:rPr>
        <w:t xml:space="preserve"> </w:t>
      </w:r>
      <w:del w:id="268" w:author="Samuel T Harrold">
        <w:r>
          <w:rPr>
            <w:i/>
            <w:iCs/>
          </w:rPr>
          <w:delText xml:space="preserve">Learning</w:delText>
        </w:r>
      </w:del>
      <w:ins w:id="180" w:author="Samuel T Harrold">
        <w:r>
          <w:rPr>
            <w:i/>
            <w:iCs/>
          </w:rPr>
          <w:t xml:space="preserve">Learning: Data, Knowledge and Agents for Model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Adaptation</w:t>
        </w:r>
      </w:ins>
      <w:r>
        <w:t xml:space="preserve">. PhD thesis. Universitat Politècnica de Catalunya; 2023.</w:t>
      </w:r>
      <w:r>
        <w:t xml:space="preserve"> </w:t>
      </w:r>
      <w:hyperlink r:id="rId77">
        <w:r>
          <w:rPr>
            <w:rStyle w:val="Hyperlink"/>
          </w:rPr>
          <w:t xml:space="preserve">https://www.tdx.cat/bitstream/handle/10803/695722/TGJBR1de1.pdf?sequence=1</w:t>
        </w:r>
      </w:hyperlink>
    </w:p>
    <w:p>
      <w:pPr>
        <w:pStyle w:val="BodyText"/>
      </w:pPr>
      <w:del w:id="269" w:author="Samuel T Harrold">
        <w:r>
          <w:delText xml:space="preserve">30. E.</w:delText>
        </w:r>
      </w:del>
      <w:ins w:id="181" w:author="Samuel T Harrold">
        <w:r>
          <w:t xml:space="preserve">32.</w:t>
        </w:r>
      </w:ins>
      <w:r>
        <w:t xml:space="preserve"> </w:t>
      </w:r>
      <w:r>
        <w:t xml:space="preserve">Mosqueira-</w:t>
      </w:r>
      <w:del w:id="270" w:author="Samuel T Harrold">
        <w:r>
          <w:delText xml:space="preserve">Rey, others.</w:delText>
        </w:r>
      </w:del>
      <w:ins w:id="182" w:author="Samuel T Harrold">
        <w:r>
          <w:t xml:space="preserve">Rey E, Hernández-Pereira</w:t>
        </w:r>
        <w:r>
          <w:t xml:space="preserve"> </w:t>
        </w:r>
        <w:r>
          <w:t xml:space="preserve">E, Alonso-Ríos D, Bobes-Bascarán J, Fernández-Leal Á.</w:t>
        </w:r>
      </w:ins>
      <w:r>
        <w:t xml:space="preserve"> </w:t>
      </w:r>
      <w:r>
        <w:t xml:space="preserve">Human-in-the-loop machine learning: A state of the art.</w:t>
      </w:r>
      <w:r>
        <w:t xml:space="preserve"> </w:t>
      </w:r>
      <w:r>
        <w:rPr>
          <w:i/>
          <w:iCs/>
        </w:rPr>
        <w:t xml:space="preserve">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Review</w:t>
      </w:r>
      <w:r>
        <w:t xml:space="preserve">. 2023;56:3005-3054.</w:t>
      </w:r>
      <w:r>
        <w:t xml:space="preserve"> </w:t>
      </w:r>
      <w:del w:id="271" w:author="Samuel T Harrold">
        <w:hyperlink r:id="rId78">
          <w:r>
            <w:rPr>
              <w:rStyle w:val="Hyperlink"/>
            </w:rPr>
            <w:delText xml:space="preserve">https://link.springer.com/content/pdf/10.1007/s10462-022-10246-w.pdf</w:delText>
          </w:r>
        </w:hyperlink>
      </w:del>
      <w:ins w:id="183" w:author="Samuel T Harrold">
        <w:r>
          <w:t xml:space="preserve">doi:</w:t>
        </w:r>
        <w:hyperlink r:id="rId79">
          <w:r>
            <w:rPr>
              <w:rStyle w:val="Hyperlink"/>
            </w:rPr>
            <w:t xml:space="preserve">10.1007/s10462-022-10246-w</w:t>
          </w:r>
        </w:hyperlink>
      </w:ins>
    </w:p>
    <w:p>
      <w:pPr>
        <w:pStyle w:val="BodyText"/>
      </w:pPr>
      <w:del w:id="272" w:author="Samuel T Harrold">
        <w:r>
          <w:delText xml:space="preserve">31. Passiante</w:delText>
        </w:r>
      </w:del>
      <w:ins w:id="184" w:author="Samuel T Harrold">
        <w:r>
          <w:t xml:space="preserve">33.</w:t>
        </w:r>
      </w:ins>
      <w:r>
        <w:t xml:space="preserve"> </w:t>
      </w:r>
      <w:r>
        <w:t xml:space="preserve">Benbya</w:t>
      </w:r>
      <w:ins w:id="185" w:author="Samuel T Harrold">
        <w:r>
          <w:t xml:space="preserve"> </w:t>
        </w:r>
        <w:r>
          <w:t xml:space="preserve">P</w:t>
        </w:r>
      </w:ins>
      <w:r>
        <w:t xml:space="preserve"> </w:t>
      </w:r>
      <w:r>
        <w:t xml:space="preserve">H. Corporate portal: A tool for</w:t>
      </w:r>
      <w:r>
        <w:t xml:space="preserve"> </w:t>
      </w:r>
      <w:r>
        <w:t xml:space="preserve">knowledge management synchronization.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Management</w:t>
      </w:r>
      <w:r>
        <w:t xml:space="preserve">. 2004;24(3):201-220.</w:t>
      </w:r>
      <w:r>
        <w:t xml:space="preserve"> </w:t>
      </w:r>
      <w:r>
        <w:t xml:space="preserve">doi:</w:t>
      </w:r>
      <w:hyperlink r:id="rId80">
        <w:r>
          <w:rPr>
            <w:rStyle w:val="Hyperlink"/>
          </w:rPr>
          <w:t xml:space="preserve">10.1016/j.ijinfomgt.2003.12.012</w:t>
        </w:r>
      </w:hyperlink>
    </w:p>
    <w:p>
      <w:pPr>
        <w:pStyle w:val="BodyText"/>
      </w:pPr>
      <w:del w:id="273" w:author="Samuel T Harrold">
        <w:r>
          <w:delText xml:space="preserve">32. S. Whittaker, P. Hyland, M. Wiley.</w:delText>
        </w:r>
      </w:del>
      <w:ins w:id="186" w:author="Samuel T Harrold">
        <w:r>
          <w:t xml:space="preserve">34. Whittaker S, Tucker S,</w:t>
        </w:r>
        <w:r>
          <w:t xml:space="preserve"> </w:t>
        </w:r>
        <w:r>
          <w:t xml:space="preserve">Swampillai K, Laban R.</w:t>
        </w:r>
      </w:ins>
      <w:r>
        <w:t xml:space="preserve"> </w:t>
      </w:r>
      <w:r>
        <w:t xml:space="preserve">Design and evaluation of systems to support</w:t>
      </w:r>
      <w:r>
        <w:t xml:space="preserve"> </w:t>
      </w:r>
      <w:r>
        <w:t xml:space="preserve">interaction capture and retrieval.</w:t>
      </w:r>
      <w:r>
        <w:t xml:space="preserve"> </w:t>
      </w:r>
      <w:r>
        <w:rPr>
          <w:i/>
          <w:iCs/>
        </w:rPr>
        <w:t xml:space="preserve">Personal and Ubiquitous Computing</w:t>
      </w:r>
      <w:r>
        <w:t xml:space="preserve">.</w:t>
      </w:r>
      <w:r>
        <w:t xml:space="preserve"> </w:t>
      </w:r>
      <w:r>
        <w:t xml:space="preserve">2008;12(3):197-</w:t>
      </w:r>
      <w:del w:id="274" w:author="Samuel T Harrold">
        <w:r>
          <w:delText xml:space="preserve">209.</w:delText>
        </w:r>
        <w:r>
          <w:delText xml:space="preserve"> </w:delText>
        </w:r>
        <w:hyperlink r:id="rId81">
          <w:r>
            <w:rPr>
              <w:rStyle w:val="Hyperlink"/>
            </w:rPr>
            <w:delText xml:space="preserve">https://www.academia.edu/download/41283190/Design_and_evaluation_of_systems_to_supp20160117-25708-98zc50.pdf</w:delText>
          </w:r>
        </w:hyperlink>
      </w:del>
      <w:ins w:id="187" w:author="Samuel T Harrold">
        <w:r>
          <w:t xml:space="preserve">221.</w:t>
        </w:r>
        <w:r>
          <w:t xml:space="preserve"> </w:t>
        </w:r>
        <w:r>
          <w:t xml:space="preserve">doi:</w:t>
        </w:r>
        <w:hyperlink r:id="rId82">
          <w:r>
            <w:rPr>
              <w:rStyle w:val="Hyperlink"/>
            </w:rPr>
            <w:t xml:space="preserve">10.1007/s00779-007-0146-3</w:t>
          </w:r>
        </w:hyperlink>
      </w:ins>
    </w:p>
    <w:p>
      <w:pPr>
        <w:pStyle w:val="BodyText"/>
      </w:pPr>
      <w:del w:id="275" w:author="Samuel T Harrold">
        <w:r>
          <w:delText xml:space="preserve">33. S. Mannapur. Understanding data drift and concept drift in</w:delText>
        </w:r>
        <w:r>
          <w:delText xml:space="preserve"> </w:delText>
        </w:r>
        <w:r>
          <w:delText xml:space="preserve">machine learning systems.</w:delText>
        </w:r>
        <w:r>
          <w:delText xml:space="preserve"> </w:delText>
        </w:r>
        <w:r>
          <w:rPr>
            <w:i/>
            <w:iCs/>
          </w:rPr>
          <w:delText xml:space="preserve">International Journal of Scientific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Research</w:delText>
        </w:r>
        <w:r>
          <w:delText xml:space="preserve">. Published online 2025.</w:delText>
        </w:r>
        <w:r>
          <w:delText xml:space="preserve"> </w:delText>
        </w:r>
        <w:hyperlink r:id="rId83">
          <w:r>
            <w:rPr>
              <w:rStyle w:val="Hyperlink"/>
            </w:rPr>
            <w:delText xml:space="preserve">https://www.quantbeckman.com/api/v1/file/5b240742-bf0d-4f8c-a0f9-cb29fab42611.pdf</w:delText>
          </w:r>
        </w:hyperlink>
      </w:del>
    </w:p>
    <w:p>
      <w:pPr>
        <w:pStyle w:val="BodyText"/>
      </w:pPr>
      <w:del w:id="276" w:author="Samuel T Harrold">
        <w:r>
          <w:delText xml:space="preserve">34. Sai Kiran Yadav Battula.</w:delText>
        </w:r>
      </w:del>
      <w:ins w:id="188" w:author="Samuel T Harrold">
        <w:r>
          <w:t xml:space="preserve">35. Battula SKY.</w:t>
        </w:r>
      </w:ins>
      <w:r>
        <w:t xml:space="preserve"> </w:t>
      </w:r>
      <w:r>
        <w:t xml:space="preserve">Adaptive Data</w:t>
      </w:r>
      <w:r>
        <w:t xml:space="preserve"> </w:t>
      </w:r>
      <w:r>
        <w:t xml:space="preserve">Quality Management for Multi-Cloud Healthcare Warehouses: FHIR-Aware</w:t>
      </w:r>
      <w:r>
        <w:t xml:space="preserve"> </w:t>
      </w:r>
      <w:r>
        <w:t xml:space="preserve">Semantics and Unsupervised Thresholding.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Intelligence, Data Science, and Machine Learning</w:t>
      </w:r>
      <w:r>
        <w:t xml:space="preserve">.</w:t>
      </w:r>
      <w:r>
        <w:t xml:space="preserve"> </w:t>
      </w:r>
      <w:r>
        <w:t xml:space="preserve">2025;6(4):218-226.</w:t>
      </w:r>
      <w:r>
        <w:t xml:space="preserve"> </w:t>
      </w:r>
      <w:r>
        <w:t xml:space="preserve">doi:</w:t>
      </w:r>
      <w:hyperlink r:id="rId84">
        <w:r>
          <w:rPr>
            <w:rStyle w:val="Hyperlink"/>
          </w:rPr>
          <w:t xml:space="preserve">10.63282/3050-9262.IJAIDSML-V6I4P130</w:t>
        </w:r>
      </w:hyperlink>
    </w:p>
    <w:p>
      <w:pPr>
        <w:pStyle w:val="BodyText"/>
      </w:pPr>
      <w:del w:id="277" w:author="Samuel T Harrold">
        <w:r>
          <w:delText xml:space="preserve">35. A. Jindal, H. Patel, A. Roy, S. Qiao, Z. Yin, R. Sen, S.</w:delText>
        </w:r>
        <w:r>
          <w:delText xml:space="preserve"> </w:delText>
        </w:r>
        <w:r>
          <w:delText xml:space="preserve">Krishnan.</w:delText>
        </w:r>
      </w:del>
      <w:ins w:id="189" w:author="Samuel T Harrold">
        <w:r>
          <w:t xml:space="preserve">36. Jindal A, Patel H, Roy A, et al.</w:t>
        </w:r>
      </w:ins>
      <w:r>
        <w:t xml:space="preserve"> </w:t>
      </w:r>
      <w:r>
        <w:t xml:space="preserve">Peregrine: Workload</w:t>
      </w:r>
      <w:r>
        <w:t xml:space="preserve"> </w:t>
      </w:r>
      <w:r>
        <w:t xml:space="preserve">Optimization for Cloud Query Engines. In:</w:t>
      </w:r>
      <w:r>
        <w:t xml:space="preserve"> </w:t>
      </w:r>
      <w:r>
        <w:rPr>
          <w:i/>
          <w:iCs/>
        </w:rPr>
        <w:t xml:space="preserve">Proceedings of the ACM</w:t>
      </w:r>
      <w:r>
        <w:rPr>
          <w:i/>
          <w:iCs/>
        </w:rPr>
        <w:t xml:space="preserve"> </w:t>
      </w:r>
      <w:r>
        <w:rPr>
          <w:i/>
          <w:iCs/>
        </w:rPr>
        <w:t xml:space="preserve">Symposium on Cloud Computing (SoCC)</w:t>
      </w:r>
      <w:r>
        <w:t xml:space="preserve">. 2019:416-427.</w:t>
      </w:r>
      <w:r>
        <w:t xml:space="preserve"> </w:t>
      </w:r>
      <w:r>
        <w:t xml:space="preserve">doi:</w:t>
      </w:r>
      <w:hyperlink r:id="rId85">
        <w:r>
          <w:rPr>
            <w:rStyle w:val="Hyperlink"/>
          </w:rPr>
          <w:t xml:space="preserve">10.1145/3357223.3362726</w:t>
        </w:r>
      </w:hyperlink>
    </w:p>
    <w:p>
      <w:pPr>
        <w:pStyle w:val="BodyText"/>
      </w:pPr>
      <w:del w:id="278" w:author="Samuel T Harrold">
        <w:r>
          <w:delText xml:space="preserve">36. G. Kul, D. T. A. Luong, T. Xie, V. Chandola, O. Kennedy,</w:delText>
        </w:r>
      </w:del>
      <w:ins w:id="190" w:author="Samuel T Harrold">
        <w:r>
          <w:t xml:space="preserve">37.</w:t>
        </w:r>
        <w:r>
          <w:t xml:space="preserve"> </w:t>
        </w:r>
        <w:r>
          <w:t xml:space="preserve">Kul G, Luong DTA, Xie T, Chandola V, Kennedy O, Upadhyaya</w:t>
        </w:r>
      </w:ins>
      <w:r>
        <w:t xml:space="preserve"> </w:t>
      </w:r>
      <w:r>
        <w:t xml:space="preserve">S.</w:t>
      </w:r>
      <w:del w:id="279" w:author="Samuel T Harrold">
        <w:r>
          <w:delText xml:space="preserve"> </w:delText>
        </w:r>
        <w:r>
          <w:delText xml:space="preserve">Upadhyaya.</w:delText>
        </w:r>
      </w:del>
      <w:r>
        <w:t xml:space="preserve"> </w:t>
      </w:r>
      <w:r>
        <w:t xml:space="preserve">Similarity Metrics for SQL Query Clustering.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Transactions on Knowledge and Data Engineering</w:t>
      </w:r>
      <w:r>
        <w:t xml:space="preserve">. 2018;30(12):2408-2420.</w:t>
      </w:r>
      <w:r>
        <w:t xml:space="preserve"> </w:t>
      </w:r>
      <w:r>
        <w:t xml:space="preserve">doi:</w:t>
      </w:r>
      <w:hyperlink r:id="rId86">
        <w:r>
          <w:rPr>
            <w:rStyle w:val="Hyperlink"/>
          </w:rPr>
          <w:t xml:space="preserve">10.1109/TKDE.2018.2831214</w:t>
        </w:r>
      </w:hyperlink>
    </w:p>
    <w:p>
      <w:pPr>
        <w:pStyle w:val="BodyText"/>
      </w:pPr>
      <w:del w:id="280" w:author="Samuel T Harrold">
        <w:r>
          <w:delText xml:space="preserve">37.</w:delText>
        </w:r>
      </w:del>
      <w:ins w:id="191" w:author="Samuel T Harrold">
        <w:r>
          <w:t xml:space="preserve">38. Ziletti</w:t>
        </w:r>
      </w:ins>
      <w:r>
        <w:t xml:space="preserve"> </w:t>
      </w:r>
      <w:r>
        <w:t xml:space="preserve">&amp;</w:t>
      </w:r>
      <w:del w:id="281" w:author="Samuel T Harrold">
        <w:r>
          <w:delText xml:space="preserve"> </w:delText>
        </w:r>
        <w:r>
          <w:delText xml:space="preserve">D’Ambrosi Ziletti</w:delText>
        </w:r>
      </w:del>
      <w:ins w:id="192" w:author="Samuel T Harrold">
        <w:r>
          <w:t xml:space="preserve">D</w:t>
        </w:r>
      </w:ins>
      <w:r>
        <w:t xml:space="preserve"> </w:t>
      </w:r>
      <w:r>
        <w:t xml:space="preserve">A. Retrieval</w:t>
      </w:r>
      <w:r>
        <w:t xml:space="preserve"> </w:t>
      </w:r>
      <w:r>
        <w:t xml:space="preserve">augmented text-to-SQL generation for epidemiological question answering</w:t>
      </w:r>
      <w:r>
        <w:t xml:space="preserve"> </w:t>
      </w:r>
      <w:r>
        <w:t xml:space="preserve">using electronic health records.</w:t>
      </w:r>
      <w:r>
        <w:t xml:space="preserve"> </w:t>
      </w:r>
      <w:r>
        <w:rPr>
          <w:i/>
          <w:iCs/>
        </w:rPr>
        <w:t xml:space="preserve">NAACL 2024 Clinical NLP Workshop</w:t>
      </w:r>
      <w:r>
        <w:t xml:space="preserve">.</w:t>
      </w:r>
      <w:r>
        <w:t xml:space="preserve"> </w:t>
      </w:r>
      <w:r>
        <w:t xml:space="preserve">Published online 2024.</w:t>
      </w:r>
      <w:r>
        <w:t xml:space="preserve"> </w:t>
      </w:r>
      <w:hyperlink r:id="rId87">
        <w:r>
          <w:rPr>
            <w:rStyle w:val="Hyperlink"/>
          </w:rPr>
          <w:t xml:space="preserve">https://arxiv.org/abs/2403.09226</w:t>
        </w:r>
      </w:hyperlink>
    </w:p>
    <w:p>
      <w:pPr>
        <w:pStyle w:val="BodyText"/>
      </w:pPr>
      <w:del w:id="282" w:author="Samuel T Harrold">
        <w:r>
          <w:delText xml:space="preserve">38. T. H. Davenport, J. G. Harris.</w:delText>
        </w:r>
      </w:del>
      <w:ins w:id="193" w:author="Samuel T Harrold">
        <w:r>
          <w:t xml:space="preserve">39. Davenport TH, Harris JG.</w:t>
        </w:r>
      </w:ins>
      <w:r>
        <w:t xml:space="preserve"> </w:t>
      </w:r>
      <w:r>
        <w:rPr>
          <w:i/>
          <w:iCs/>
        </w:rPr>
        <w:t xml:space="preserve">Competing on Analytics: The New Science of Winning</w:t>
      </w:r>
      <w:r>
        <w:t xml:space="preserve">. Harvard Business</w:t>
      </w:r>
      <w:r>
        <w:t xml:space="preserve"> </w:t>
      </w:r>
      <w:r>
        <w:t xml:space="preserve">School Press; 2007.</w:t>
      </w:r>
    </w:p>
    <w:p>
      <w:pPr>
        <w:pStyle w:val="BodyText"/>
      </w:pPr>
      <w:del w:id="283" w:author="Samuel T Harrold">
        <w:r>
          <w:delText xml:space="preserve">39. R. L. Grossman.</w:delText>
        </w:r>
      </w:del>
      <w:ins w:id="194" w:author="Samuel T Harrold">
        <w:r>
          <w:t xml:space="preserve">40. Grossman RL.</w:t>
        </w:r>
      </w:ins>
      <w:r>
        <w:t xml:space="preserve"> </w:t>
      </w:r>
      <w:r>
        <w:t xml:space="preserve">A framework for evaluating</w:t>
      </w:r>
      <w:r>
        <w:t xml:space="preserve"> </w:t>
      </w:r>
      <w:r>
        <w:t xml:space="preserve">the analytic maturity of an organization.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Management</w:t>
      </w:r>
      <w:r>
        <w:t xml:space="preserve">. 2018;38(1):45-51.</w:t>
      </w:r>
      <w:r>
        <w:t xml:space="preserve"> </w:t>
      </w:r>
      <w:r>
        <w:t xml:space="preserve">doi:</w:t>
      </w:r>
      <w:hyperlink r:id="rId88">
        <w:r>
          <w:rPr>
            <w:rStyle w:val="Hyperlink"/>
          </w:rPr>
          <w:t xml:space="preserve">10.1016/j.ijinfomgt.2017.08.005</w:t>
        </w:r>
      </w:hyperlink>
    </w:p>
    <w:p>
      <w:pPr>
        <w:pStyle w:val="BodyText"/>
      </w:pPr>
      <w:del w:id="284" w:author="Samuel T Harrold">
        <w:r>
          <w:delText xml:space="preserve">40.</w:delText>
        </w:r>
      </w:del>
      <w:ins w:id="195" w:author="Samuel T Harrold">
        <w:r>
          <w:t xml:space="preserve">41. Langer</w:t>
        </w:r>
      </w:ins>
      <w:r>
        <w:t xml:space="preserve"> </w:t>
      </w:r>
      <w:r>
        <w:t xml:space="preserve">B.</w:t>
      </w:r>
      <w:del w:id="285" w:author="Samuel T Harrold">
        <w:r>
          <w:delText xml:space="preserve"> </w:delText>
        </w:r>
        <w:r>
          <w:delText xml:space="preserve">Langer.</w:delText>
        </w:r>
      </w:del>
      <w:r>
        <w:t xml:space="preserve"> </w:t>
      </w:r>
      <w:r>
        <w:t xml:space="preserve">Understanding Data</w:t>
      </w:r>
      <w:r>
        <w:t xml:space="preserve"> </w:t>
      </w:r>
      <w:del w:id="286" w:author="Samuel T Harrold">
        <w:r>
          <w:delText xml:space="preserve">and</w:delText>
        </w:r>
      </w:del>
      <w:ins w:id="196" w:author="Samuel T Harrold">
        <w:r>
          <w:t xml:space="preserve">&amp;</w:t>
        </w:r>
      </w:ins>
      <w:r>
        <w:t xml:space="preserve"> </w:t>
      </w:r>
      <w:r>
        <w:t xml:space="preserve">Analytics Maturity: A Systematic Review of Maturity Model Composition.</w:t>
      </w:r>
      <w:r>
        <w:t xml:space="preserve"> </w:t>
      </w:r>
      <w:r>
        <w:rPr>
          <w:i/>
          <w:iCs/>
        </w:rPr>
        <w:t xml:space="preserve">Schmalenbach Journal of Business Research</w:t>
      </w:r>
      <w:r>
        <w:t xml:space="preserve">. 2025;77(2):205-227.</w:t>
      </w:r>
      <w:r>
        <w:t xml:space="preserve"> </w:t>
      </w:r>
      <w:r>
        <w:t xml:space="preserve">doi:</w:t>
      </w:r>
      <w:hyperlink r:id="rId89">
        <w:r>
          <w:rPr>
            <w:rStyle w:val="Hyperlink"/>
          </w:rPr>
          <w:t xml:space="preserve">10.1007/s41471-024-00205-2</w:t>
        </w:r>
      </w:hyperlink>
    </w:p>
    <w:p>
      <w:pPr>
        <w:pStyle w:val="BodyText"/>
      </w:pPr>
      <w:del w:id="287" w:author="Samuel T Harrold">
        <w:r>
          <w:delText xml:space="preserve">41. Healthcare IT News. HIMSS launches modernised Analytics Maturity</w:delText>
        </w:r>
        <w:r>
          <w:delText xml:space="preserve"> </w:delText>
        </w:r>
        <w:r>
          <w:delText xml:space="preserve">Assessment Model. Published online 2024.</w:delText>
        </w:r>
        <w:r>
          <w:delText xml:space="preserve"> </w:delText>
        </w:r>
        <w:hyperlink r:id="rId39">
          <w:r>
            <w:rPr>
              <w:rStyle w:val="Hyperlink"/>
            </w:rPr>
            <w:delText xml:space="preserve">https://www.healthcareitnews.com/news/asia/himss24-apac-adoption-model-analytics-maturity-gets-facelift</w:delText>
          </w:r>
        </w:hyperlink>
      </w:del>
    </w:p>
    <w:p>
      <w:pPr>
        <w:pStyle w:val="BodyText"/>
      </w:pPr>
      <w:r>
        <w:t xml:space="preserve">42.</w:t>
      </w:r>
      <w:r>
        <w:t xml:space="preserve"> </w:t>
      </w:r>
      <w:del w:id="288" w:author="Samuel T Harrold">
        <w:r>
          <w:delText xml:space="preserve">J. R. B. Halbesleben, M. V. Whitman.</w:delText>
        </w:r>
      </w:del>
      <w:ins w:id="197" w:author="Samuel T Harrold">
        <w:r>
          <w:t xml:space="preserve">Halbesleben JRB, Whitman</w:t>
        </w:r>
        <w:r>
          <w:t xml:space="preserve"> </w:t>
        </w:r>
        <w:r>
          <w:t xml:space="preserve">MV.</w:t>
        </w:r>
      </w:ins>
      <w:r>
        <w:t xml:space="preserve"> </w:t>
      </w:r>
      <w:r>
        <w:t xml:space="preserve">Evaluating Survey Quality in Health Services Research: A</w:t>
      </w:r>
      <w:r>
        <w:t xml:space="preserve"> </w:t>
      </w:r>
      <w:r>
        <w:t xml:space="preserve">Decision Framework for Assessing Nonresponse Bias.</w:t>
      </w:r>
      <w:r>
        <w:t xml:space="preserve"> </w:t>
      </w:r>
      <w:r>
        <w:rPr>
          <w:i/>
          <w:iCs/>
        </w:rPr>
        <w:t xml:space="preserve">Health Services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. 2013;48(3):913-930.</w:t>
      </w:r>
      <w:r>
        <w:t xml:space="preserve"> </w:t>
      </w:r>
      <w:r>
        <w:t xml:space="preserve">doi:</w:t>
      </w:r>
      <w:hyperlink r:id="rId90">
        <w:r>
          <w:rPr>
            <w:rStyle w:val="Hyperlink"/>
          </w:rPr>
          <w:t xml:space="preserve">10.1111/1475-6773.12002</w:t>
        </w:r>
      </w:hyperlink>
    </w:p>
    <w:p>
      <w:pPr>
        <w:pStyle w:val="BodyText"/>
      </w:pPr>
      <w:r>
        <w:t xml:space="preserve">43.</w:t>
      </w:r>
      <w:r>
        <w:t xml:space="preserve"> </w:t>
      </w:r>
      <w:del w:id="289" w:author="Samuel T Harrold">
        <w:r>
          <w:delText xml:space="preserve">D.</w:delText>
        </w:r>
        <w:r>
          <w:delText xml:space="preserve"> </w:delText>
        </w:r>
      </w:del>
      <w:r>
        <w:t xml:space="preserve">Tomaskovic-</w:t>
      </w:r>
      <w:del w:id="290" w:author="Samuel T Harrold">
        <w:r>
          <w:delText xml:space="preserve">Devey, J. Leiter,</w:delText>
        </w:r>
      </w:del>
      <w:ins w:id="198" w:author="Samuel T Harrold">
        <w:r>
          <w:t xml:space="preserve">Devey D, Leiter J,</w:t>
        </w:r>
        <w:r>
          <w:t xml:space="preserve"> </w:t>
        </w:r>
        <w:r>
          <w:t xml:space="preserve">Thompson</w:t>
        </w:r>
      </w:ins>
      <w:r>
        <w:t xml:space="preserve"> </w:t>
      </w:r>
      <w:r>
        <w:t xml:space="preserve">S.</w:t>
      </w:r>
      <w:del w:id="291" w:author="Samuel T Harrold">
        <w:r>
          <w:delText xml:space="preserve"> </w:delText>
        </w:r>
        <w:r>
          <w:delText xml:space="preserve">Thompson.</w:delText>
        </w:r>
      </w:del>
      <w:r>
        <w:t xml:space="preserve"> </w:t>
      </w:r>
      <w:r>
        <w:t xml:space="preserve">Organizational Survey Nonresponse.</w:t>
      </w:r>
      <w:r>
        <w:t xml:space="preserve"> </w:t>
      </w:r>
      <w:r>
        <w:rPr>
          <w:i/>
          <w:iCs/>
        </w:rPr>
        <w:t xml:space="preserve">Administrative Science Quarterly</w:t>
      </w:r>
      <w:r>
        <w:t xml:space="preserve">. 1994;39(3):439-457.</w:t>
      </w:r>
      <w:r>
        <w:t xml:space="preserve"> </w:t>
      </w:r>
      <w:r>
        <w:t xml:space="preserve">doi:</w:t>
      </w:r>
      <w:hyperlink r:id="rId91">
        <w:r>
          <w:rPr>
            <w:rStyle w:val="Hyperlink"/>
          </w:rPr>
          <w:t xml:space="preserve">10.2307/2393298</w:t>
        </w:r>
      </w:hyperlink>
    </w:p>
    <w:p>
      <w:pPr>
        <w:pStyle w:val="BodyText"/>
      </w:pPr>
      <w:r>
        <w:t xml:space="preserve">44. Health Catalyst. The healthcare analytics adoption model: A</w:t>
      </w:r>
      <w:r>
        <w:t xml:space="preserve"> </w:t>
      </w:r>
      <w:r>
        <w:t xml:space="preserve">roadmap to analytic maturity. Published online 2020.</w:t>
      </w:r>
      <w:r>
        <w:t xml:space="preserve"> </w:t>
      </w:r>
      <w:hyperlink r:id="rId92">
        <w:r>
          <w:rPr>
            <w:rStyle w:val="Hyperlink"/>
          </w:rPr>
          <w:t xml:space="preserve">https://www.healthcatalyst.com/learn/insights/healthcare-analytics-adoption-model-roadmap-analytic-maturity</w:t>
        </w:r>
      </w:hyperlink>
    </w:p>
    <w:p>
      <w:pPr>
        <w:pStyle w:val="BodyText"/>
      </w:pPr>
      <w:r>
        <w:t xml:space="preserve">45.</w:t>
      </w:r>
      <w:r>
        <w:t xml:space="preserve"> </w:t>
      </w:r>
      <w:del w:id="292" w:author="Samuel T Harrold">
        <w:r>
          <w:delText xml:space="preserve">Hussein</w:delText>
        </w:r>
        <w:r>
          <w:delText xml:space="preserve"> </w:delText>
        </w:r>
      </w:del>
      <w:r>
        <w:t xml:space="preserve">Snowdon</w:t>
      </w:r>
      <w:ins w:id="199" w:author="Samuel T Harrold">
        <w:r>
          <w:t xml:space="preserve"> </w:t>
        </w:r>
        <w:r>
          <w:t xml:space="preserve">H</w:t>
        </w:r>
      </w:ins>
      <w:r>
        <w:t xml:space="preserve"> </w:t>
      </w:r>
      <w:r>
        <w:t xml:space="preserve">A.,</w:t>
      </w:r>
      <w:r>
        <w:t xml:space="preserve"> </w:t>
      </w:r>
      <w:ins w:id="200" w:author="Samuel T Harrold">
        <w:r>
          <w:t xml:space="preserve">Wright</w:t>
        </w:r>
        <w:r>
          <w:t xml:space="preserve"> </w:t>
        </w:r>
      </w:ins>
      <w:r>
        <w:t xml:space="preserve">A.</w:t>
      </w:r>
      <w:del w:id="293" w:author="Samuel T Harrold">
        <w:r>
          <w:delText xml:space="preserve"> </w:delText>
        </w:r>
        <w:r>
          <w:delText xml:space="preserve">Wright.</w:delText>
        </w:r>
      </w:del>
      <w:r>
        <w:t xml:space="preserve"> </w:t>
      </w:r>
      <w:r>
        <w:t xml:space="preserve">Digital maturity as a predictor of quality and safety outcomes in US</w:t>
      </w:r>
      <w:r>
        <w:t xml:space="preserve"> </w:t>
      </w:r>
      <w:r>
        <w:t xml:space="preserve">hospitals: Cross-sectional observational study.</w:t>
      </w:r>
      <w:r>
        <w:t xml:space="preserve"> </w:t>
      </w:r>
      <w:r>
        <w:rPr>
          <w:i/>
          <w:iCs/>
        </w:rPr>
        <w:t xml:space="preserve">Journal of Medical</w:t>
      </w:r>
      <w:r>
        <w:rPr>
          <w:i/>
          <w:iCs/>
        </w:rPr>
        <w:t xml:space="preserve"> </w:t>
      </w:r>
      <w:r>
        <w:rPr>
          <w:i/>
          <w:iCs/>
        </w:rPr>
        <w:t xml:space="preserve">Internet Research</w:t>
      </w:r>
      <w:r>
        <w:t xml:space="preserve">. 2024;26:e56316.</w:t>
      </w:r>
      <w:r>
        <w:t xml:space="preserve"> </w:t>
      </w:r>
      <w:r>
        <w:t xml:space="preserve">doi:</w:t>
      </w:r>
      <w:hyperlink r:id="rId93">
        <w:r>
          <w:rPr>
            <w:rStyle w:val="Hyperlink"/>
          </w:rPr>
          <w:t xml:space="preserve">10.2196/56316</w:t>
        </w:r>
      </w:hyperlink>
    </w:p>
    <w:p>
      <w:pPr>
        <w:pStyle w:val="BodyText"/>
      </w:pPr>
      <w:r>
        <w:t xml:space="preserve">46.</w:t>
      </w:r>
      <w:r>
        <w:t xml:space="preserve"> </w:t>
      </w:r>
      <w:del w:id="294" w:author="Samuel T Harrold">
        <w:r>
          <w:delText xml:space="preserve">David X Yang, Rohan Khera, Joseph A Miccio, Vikram Jairam,</w:delText>
        </w:r>
        <w:r>
          <w:delText xml:space="preserve"> </w:delText>
        </w:r>
        <w:r>
          <w:delText xml:space="preserve">others.</w:delText>
        </w:r>
      </w:del>
      <w:ins w:id="201" w:author="Samuel T Harrold">
        <w:r>
          <w:t xml:space="preserve">Yang DX, Khera R, Miccio JA, Jairam V, et al.</w:t>
        </w:r>
      </w:ins>
      <w:r>
        <w:t xml:space="preserve"> </w:t>
      </w:r>
      <w:r>
        <w:t xml:space="preserve">Prevalence of</w:t>
      </w:r>
      <w:r>
        <w:t xml:space="preserve"> </w:t>
      </w:r>
      <w:r>
        <w:t xml:space="preserve">missing data in the national cancer database and association with</w:t>
      </w:r>
      <w:r>
        <w:t xml:space="preserve"> </w:t>
      </w:r>
      <w:r>
        <w:t xml:space="preserve">overall survival.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. 2021;4(3):e211793.</w:t>
      </w:r>
      <w:r>
        <w:t xml:space="preserve"> </w:t>
      </w:r>
      <w:del w:id="295" w:author="Samuel T Harrold">
        <w:hyperlink r:id="rId94">
          <w:r>
            <w:rPr>
              <w:rStyle w:val="Hyperlink"/>
            </w:rPr>
            <w:delText xml:space="preserve">https://jamanetwork.com/journals/jamanetworkopen/fullarticle/2777777</w:delText>
          </w:r>
        </w:hyperlink>
      </w:del>
      <w:ins w:id="202" w:author="Samuel T Harrold">
        <w:r>
          <w:t xml:space="preserve">doi:</w:t>
        </w:r>
        <w:hyperlink r:id="rId95">
          <w:r>
            <w:rPr>
              <w:rStyle w:val="Hyperlink"/>
            </w:rPr>
            <w:t xml:space="preserve">10.1001/jamanetworkopen.2021.1793</w:t>
          </w:r>
        </w:hyperlink>
      </w:ins>
    </w:p>
    <w:p>
      <w:pPr>
        <w:pStyle w:val="BodyText"/>
      </w:pPr>
      <w:r>
        <w:t xml:space="preserve">47.</w:t>
      </w:r>
      <w:r>
        <w:t xml:space="preserve"> </w:t>
      </w:r>
      <w:ins w:id="203" w:author="Samuel T Harrold">
        <w:r>
          <w:t xml:space="preserve">Latrella</w:t>
        </w:r>
        <w:r>
          <w:t xml:space="preserve"> </w:t>
        </w:r>
      </w:ins>
      <w:r>
        <w:t xml:space="preserve">&amp;</w:t>
      </w:r>
      <w:del w:id="296" w:author="Samuel T Harrold">
        <w:r>
          <w:delText xml:space="preserve"> </w:delText>
        </w:r>
        <w:r>
          <w:delText xml:space="preserve">Baldasare Latrella</w:delText>
        </w:r>
      </w:del>
      <w:ins w:id="204" w:author="Samuel T Harrold">
        <w:r>
          <w:t xml:space="preserve">B</w:t>
        </w:r>
      </w:ins>
      <w:r>
        <w:t xml:space="preserve"> </w:t>
      </w:r>
      <w:r>
        <w:t xml:space="preserve">M. Improving patient</w:t>
      </w:r>
      <w:r>
        <w:t xml:space="preserve"> </w:t>
      </w:r>
      <w:r>
        <w:t xml:space="preserve">outcomes while reducing readmissions with data analytics.</w:t>
      </w:r>
      <w:r>
        <w:t xml:space="preserve"> </w:t>
      </w:r>
      <w:r>
        <w:rPr>
          <w:i/>
          <w:iCs/>
        </w:rPr>
        <w:t xml:space="preserve">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in Healthcare</w:t>
      </w:r>
      <w:r>
        <w:t xml:space="preserve">.</w:t>
      </w:r>
      <w:r>
        <w:t xml:space="preserve"> </w:t>
      </w:r>
      <w:del w:id="297" w:author="Samuel T Harrold">
        <w:r>
          <w:delText xml:space="preserve">Published online 2024.</w:delText>
        </w:r>
      </w:del>
      <w:ins w:id="205" w:author="Samuel T Harrold">
        <w:r>
          <w:t xml:space="preserve">2024;8(3):212.</w:t>
        </w:r>
      </w:ins>
      <w:r>
        <w:t xml:space="preserve"> </w:t>
      </w:r>
      <w:r>
        <w:t xml:space="preserve">doi:</w:t>
      </w:r>
      <w:del w:id="298" w:author="Samuel T Harrold">
        <w:hyperlink r:id="rId96">
          <w:r>
            <w:rPr>
              <w:rStyle w:val="Hyperlink"/>
            </w:rPr>
            <w:delText xml:space="preserve">10.69554/QHSO5671</w:delText>
          </w:r>
        </w:hyperlink>
      </w:del>
      <w:ins w:id="206" w:author="Samuel T Harrold">
        <w:hyperlink r:id="rId97">
          <w:r>
            <w:rPr>
              <w:rStyle w:val="Hyperlink"/>
            </w:rPr>
            <w:t xml:space="preserve">10.69554/RITW9729</w:t>
          </w:r>
        </w:hyperlink>
      </w:ins>
    </w:p>
    <w:p>
      <w:pPr>
        <w:pStyle w:val="BodyText"/>
      </w:pPr>
      <w:r>
        <w:t xml:space="preserve">48.</w:t>
      </w:r>
      <w:r>
        <w:t xml:space="preserve"> </w:t>
      </w:r>
      <w:del w:id="299" w:author="Samuel T Harrold">
        <w:r>
          <w:delText xml:space="preserve">Papia Nashid S., M. I. Hossain. Advanced Business Analytics in</w:delText>
        </w:r>
        <w:r>
          <w:delText xml:space="preserve"> </w:delText>
        </w:r>
        <w:r>
          <w:delText xml:space="preserve">Healthcare: Enhancing Clinical Decision Support and Operational</w:delText>
        </w:r>
        <w:r>
          <w:delText xml:space="preserve"> </w:delText>
        </w:r>
        <w:r>
          <w:delText xml:space="preserve">Efficiency.</w:delText>
        </w:r>
        <w:r>
          <w:delText xml:space="preserve"> </w:delText>
        </w:r>
        <w:r>
          <w:rPr>
            <w:i/>
            <w:iCs/>
          </w:rPr>
          <w:delText xml:space="preserve">Business and Social Sciences</w:delText>
        </w:r>
        <w:r>
          <w:delText xml:space="preserve">. 2023;1(1):1-8.</w:delText>
        </w:r>
        <w:r>
          <w:delText xml:space="preserve"> </w:delText>
        </w:r>
        <w:r>
          <w:delText xml:space="preserve">doi:</w:delText>
        </w:r>
        <w:hyperlink r:id="rId98">
          <w:r>
            <w:rPr>
              <w:rStyle w:val="Hyperlink"/>
            </w:rPr>
            <w:delText xml:space="preserve">10.25163/business.1110345</w:delText>
          </w:r>
        </w:hyperlink>
      </w:del>
    </w:p>
    <w:p>
      <w:pPr>
        <w:pStyle w:val="BodyText"/>
      </w:pPr>
      <w:del w:id="300" w:author="Samuel T Harrold">
        <w:r>
          <w:delText xml:space="preserve">49. Gao</w:delText>
        </w:r>
        <w:r>
          <w:delText xml:space="preserve"> </w:delText>
        </w:r>
      </w:del>
      <w:r>
        <w:t xml:space="preserve">Shahbaz</w:t>
      </w:r>
      <w:ins w:id="207" w:author="Samuel T Harrold">
        <w:r>
          <w:t xml:space="preserve"> </w:t>
        </w:r>
        <w:r>
          <w:t xml:space="preserve">G</w:t>
        </w:r>
      </w:ins>
      <w:r>
        <w:t xml:space="preserve"> </w:t>
      </w:r>
      <w:r>
        <w:t xml:space="preserve">M. Investigating the adoption of big data</w:t>
      </w:r>
      <w:r>
        <w:t xml:space="preserve"> </w:t>
      </w:r>
      <w:r>
        <w:t xml:space="preserve">analytics in healthcare: The moderating role of resistance to change.</w:t>
      </w:r>
      <w:r>
        <w:t xml:space="preserve"> </w:t>
      </w:r>
      <w:r>
        <w:rPr>
          <w:i/>
          <w:iCs/>
        </w:rPr>
        <w:t xml:space="preserve">Journal of Big Data</w:t>
      </w:r>
      <w:r>
        <w:t xml:space="preserve">. 2019;6(1).</w:t>
      </w:r>
      <w:r>
        <w:t xml:space="preserve"> </w:t>
      </w:r>
      <w:r>
        <w:t xml:space="preserve">doi:</w:t>
      </w:r>
      <w:hyperlink r:id="rId99">
        <w:r>
          <w:rPr>
            <w:rStyle w:val="Hyperlink"/>
          </w:rPr>
          <w:t xml:space="preserve">10.1186/s40537-019-0170-y</w:t>
        </w:r>
      </w:hyperlink>
    </w:p>
    <w:p>
      <w:pPr>
        <w:pStyle w:val="BodyText"/>
      </w:pPr>
      <w:del w:id="301" w:author="Samuel T Harrold">
        <w:r>
          <w:delText xml:space="preserve">50.</w:delText>
        </w:r>
      </w:del>
      <w:ins w:id="208" w:author="Samuel T Harrold">
        <w:r>
          <w:t xml:space="preserve">49. Kamble SS,</w:t>
        </w:r>
      </w:ins>
      <w:r>
        <w:t xml:space="preserve"> </w:t>
      </w:r>
      <w:r>
        <w:t xml:space="preserve">Gunasekaran</w:t>
      </w:r>
      <w:r>
        <w:t xml:space="preserve"> </w:t>
      </w:r>
      <w:del w:id="302" w:author="Samuel T Harrold">
        <w:r>
          <w:delText xml:space="preserve">Kamble S. S.</w:delText>
        </w:r>
      </w:del>
      <w:ins w:id="209" w:author="Samuel T Harrold">
        <w:r>
          <w:t xml:space="preserve">A, Goswami M,</w:t>
        </w:r>
        <w:r>
          <w:t xml:space="preserve"> </w:t>
        </w:r>
        <w:r>
          <w:t xml:space="preserve">Manda J.</w:t>
        </w:r>
      </w:ins>
      <w:r>
        <w:t xml:space="preserve"> </w:t>
      </w:r>
      <w:r>
        <w:t xml:space="preserve">A systematic perspective on the applications of big data</w:t>
      </w:r>
      <w:r>
        <w:t xml:space="preserve"> </w:t>
      </w:r>
      <w:r>
        <w:t xml:space="preserve">analytics in healthcare management.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Healthcare Management</w:t>
      </w:r>
      <w:r>
        <w:t xml:space="preserve">. 2019;12(3):226-240.</w:t>
      </w:r>
      <w:r>
        <w:t xml:space="preserve"> </w:t>
      </w:r>
      <w:r>
        <w:t xml:space="preserve">doi:</w:t>
      </w:r>
      <w:hyperlink r:id="rId100">
        <w:r>
          <w:rPr>
            <w:rStyle w:val="Hyperlink"/>
          </w:rPr>
          <w:t xml:space="preserve">10.1080/20479700.2018.1531606</w:t>
        </w:r>
      </w:hyperlink>
    </w:p>
    <w:p>
      <w:pPr>
        <w:pStyle w:val="BodyText"/>
      </w:pPr>
      <w:del w:id="303" w:author="Samuel T Harrold">
        <w:r>
          <w:delText xml:space="preserve">51. K. Breu, C. J. Hemingway, M. Strathern,</w:delText>
        </w:r>
      </w:del>
      <w:ins w:id="210" w:author="Samuel T Harrold">
        <w:r>
          <w:t xml:space="preserve">50. Breu K, Hemingway</w:t>
        </w:r>
        <w:r>
          <w:t xml:space="preserve"> </w:t>
        </w:r>
        <w:r>
          <w:t xml:space="preserve">CJ, Strathern M, Bridger</w:t>
        </w:r>
      </w:ins>
      <w:r>
        <w:t xml:space="preserve"> </w:t>
      </w:r>
      <w:r>
        <w:t xml:space="preserve">D.</w:t>
      </w:r>
      <w:del w:id="304" w:author="Samuel T Harrold">
        <w:r>
          <w:delText xml:space="preserve"> </w:delText>
        </w:r>
        <w:r>
          <w:delText xml:space="preserve">Bridger.</w:delText>
        </w:r>
      </w:del>
      <w:r>
        <w:t xml:space="preserve"> </w:t>
      </w:r>
      <w:r>
        <w:t xml:space="preserve">Workforce Agility: The</w:t>
      </w:r>
      <w:r>
        <w:t xml:space="preserve"> </w:t>
      </w:r>
      <w:r>
        <w:t xml:space="preserve">New Employee Strategy for the Knowledge Economy.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Technology</w:t>
      </w:r>
      <w:r>
        <w:t xml:space="preserve">. 2002;17(1):21-31.</w:t>
      </w:r>
      <w:r>
        <w:t xml:space="preserve"> </w:t>
      </w:r>
      <w:r>
        <w:t xml:space="preserve">doi:</w:t>
      </w:r>
      <w:hyperlink r:id="rId101">
        <w:r>
          <w:rPr>
            <w:rStyle w:val="Hyperlink"/>
          </w:rPr>
          <w:t xml:space="preserve">10.1080/02683960110132070</w:t>
        </w:r>
      </w:hyperlink>
    </w:p>
    <w:p>
      <w:pPr>
        <w:pStyle w:val="BodyText"/>
      </w:pPr>
      <w:del w:id="305" w:author="Samuel T Harrold">
        <w:r>
          <w:delText xml:space="preserve">52. G.</w:delText>
        </w:r>
      </w:del>
      <w:ins w:id="211" w:author="Samuel T Harrold">
        <w:r>
          <w:t xml:space="preserve">51.</w:t>
        </w:r>
      </w:ins>
      <w:r>
        <w:t xml:space="preserve"> </w:t>
      </w:r>
      <w:r>
        <w:t xml:space="preserve">Tessarini</w:t>
      </w:r>
      <w:r>
        <w:t xml:space="preserve"> </w:t>
      </w:r>
      <w:del w:id="306" w:author="Samuel T Harrold">
        <w:r>
          <w:delText xml:space="preserve">Junior,</w:delText>
        </w:r>
      </w:del>
      <w:ins w:id="212" w:author="Samuel T Harrold">
        <w:r>
          <w:t xml:space="preserve">Junior G, Saltorato</w:t>
        </w:r>
      </w:ins>
      <w:r>
        <w:t xml:space="preserve"> </w:t>
      </w:r>
      <w:r>
        <w:t xml:space="preserve">P.</w:t>
      </w:r>
      <w:del w:id="307" w:author="Samuel T Harrold">
        <w:r>
          <w:delText xml:space="preserve"> </w:delText>
        </w:r>
        <w:r>
          <w:delText xml:space="preserve">Saltorato.</w:delText>
        </w:r>
      </w:del>
      <w:r>
        <w:t xml:space="preserve"> </w:t>
      </w:r>
      <w:r>
        <w:t xml:space="preserve">Workforce agility: a systematic literature review and a</w:t>
      </w:r>
      <w:r>
        <w:t xml:space="preserve"> </w:t>
      </w:r>
      <w:r>
        <w:t xml:space="preserve">research agenda proposal.</w:t>
      </w:r>
      <w:r>
        <w:t xml:space="preserve"> </w:t>
      </w:r>
      <w:r>
        <w:rPr>
          <w:i/>
          <w:iCs/>
        </w:rPr>
        <w:t xml:space="preserve">Innovar</w:t>
      </w:r>
      <w:r>
        <w:t xml:space="preserve">. 2021;31(81):155-167.</w:t>
      </w:r>
      <w:r>
        <w:t xml:space="preserve"> </w:t>
      </w:r>
      <w:r>
        <w:t xml:space="preserve">doi:</w:t>
      </w:r>
      <w:hyperlink r:id="rId102">
        <w:r>
          <w:rPr>
            <w:rStyle w:val="Hyperlink"/>
          </w:rPr>
          <w:t xml:space="preserve">10.15446/innovar.v31n81.95582</w:t>
        </w:r>
      </w:hyperlink>
    </w:p>
    <w:p>
      <w:pPr>
        <w:pStyle w:val="BodyText"/>
      </w:pPr>
      <w:del w:id="308" w:author="Samuel T Harrold">
        <w:r>
          <w:delText xml:space="preserve">53. Heidi Wynendaele, Els Clays, Evelien Peeters, others.</w:delText>
        </w:r>
      </w:del>
      <w:ins w:id="213" w:author="Samuel T Harrold">
        <w:r>
          <w:t xml:space="preserve">52.</w:t>
        </w:r>
        <w:r>
          <w:t xml:space="preserve"> </w:t>
        </w:r>
        <w:r>
          <w:t xml:space="preserve">Wynendaele H, Clays E, Peeters E, DeJonghe Y, Van Hecke A, Trybou J.</w:t>
        </w:r>
      </w:ins>
      <w:r>
        <w:t xml:space="preserve"> </w:t>
      </w:r>
      <w:r>
        <w:t xml:space="preserve">Understanding turnover in healthcare and welfare sectors of high-income</w:t>
      </w:r>
      <w:r>
        <w:t xml:space="preserve"> </w:t>
      </w:r>
      <w:r>
        <w:t xml:space="preserve">countries: an umbrella review.</w:t>
      </w:r>
      <w:r>
        <w:t xml:space="preserve"> </w:t>
      </w:r>
      <w:r>
        <w:rPr>
          <w:i/>
          <w:iCs/>
        </w:rPr>
        <w:t xml:space="preserve">BMC Health Services Research</w:t>
      </w:r>
      <w:r>
        <w:t xml:space="preserve">.</w:t>
      </w:r>
      <w:r>
        <w:t xml:space="preserve"> </w:t>
      </w:r>
      <w:r>
        <w:t xml:space="preserve">2025;25(1).</w:t>
      </w:r>
      <w:r>
        <w:t xml:space="preserve"> </w:t>
      </w:r>
      <w:r>
        <w:t xml:space="preserve">doi:</w:t>
      </w:r>
      <w:hyperlink r:id="rId103">
        <w:r>
          <w:rPr>
            <w:rStyle w:val="Hyperlink"/>
          </w:rPr>
          <w:t xml:space="preserve">10.1186/s12913-025-12966-5</w:t>
        </w:r>
      </w:hyperlink>
    </w:p>
    <w:p>
      <w:pPr>
        <w:pStyle w:val="BodyText"/>
      </w:pPr>
      <w:del w:id="309" w:author="Samuel T Harrold">
        <w:r>
          <w:delText xml:space="preserve">54.</w:delText>
        </w:r>
      </w:del>
      <w:ins w:id="214" w:author="Samuel T Harrold">
        <w:r>
          <w:t xml:space="preserve">53. Hackney</w:t>
        </w:r>
      </w:ins>
      <w:r>
        <w:t xml:space="preserve"> </w:t>
      </w:r>
      <w:r>
        <w:t xml:space="preserve">A.</w:t>
      </w:r>
      <w:del w:id="310" w:author="Samuel T Harrold">
        <w:r>
          <w:delText xml:space="preserve"> </w:delText>
        </w:r>
        <w:r>
          <w:delText xml:space="preserve">Hackney.</w:delText>
        </w:r>
      </w:del>
      <w:r>
        <w:t xml:space="preserve"> </w:t>
      </w:r>
      <w:r>
        <w:rPr>
          <w:i/>
          <w:iCs/>
        </w:rPr>
        <w:t xml:space="preserve">Onboarding New Hires in the</w:t>
      </w:r>
      <w:r>
        <w:rPr>
          <w:i/>
          <w:iCs/>
        </w:rPr>
        <w:t xml:space="preserve"> </w:t>
      </w:r>
      <w:r>
        <w:rPr>
          <w:i/>
          <w:iCs/>
        </w:rPr>
        <w:t xml:space="preserve">Clinical Informatics and Practice Support (CIPS) Department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Tiered Skills Acquisition Model (TSAM): A Program Evaluation</w:t>
      </w:r>
      <w:r>
        <w:t xml:space="preserve">. PhD</w:t>
      </w:r>
      <w:r>
        <w:t xml:space="preserve"> </w:t>
      </w:r>
      <w:r>
        <w:t xml:space="preserve">thesis. ProQuest Dissertations; 2024.</w:t>
      </w:r>
      <w:r>
        <w:t xml:space="preserve"> </w:t>
      </w:r>
      <w:hyperlink r:id="rId104">
        <w:r>
          <w:rPr>
            <w:rStyle w:val="Hyperlink"/>
          </w:rPr>
          <w:t xml:space="preserve">https://search.proquest.com/openview/9a3a9ef301c01ff0129d07f685b8643f/1</w:t>
        </w:r>
      </w:hyperlink>
    </w:p>
    <w:p>
      <w:pPr>
        <w:pStyle w:val="BodyText"/>
      </w:pPr>
      <w:del w:id="311" w:author="Samuel T Harrold">
        <w:r>
          <w:delText xml:space="preserve">55. P. Alpar,</w:delText>
        </w:r>
      </w:del>
      <w:ins w:id="215" w:author="Samuel T Harrold">
        <w:r>
          <w:t xml:space="preserve">54. Alpar P, Schulz</w:t>
        </w:r>
      </w:ins>
      <w:r>
        <w:t xml:space="preserve"> </w:t>
      </w:r>
      <w:r>
        <w:t xml:space="preserve">M.</w:t>
      </w:r>
      <w:del w:id="312" w:author="Samuel T Harrold">
        <w:r>
          <w:delText xml:space="preserve"> </w:delText>
        </w:r>
        <w:r>
          <w:delText xml:space="preserve">Schulz.</w:delText>
        </w:r>
      </w:del>
      <w:r>
        <w:t xml:space="preserve"> </w:t>
      </w:r>
      <w:r>
        <w:t xml:space="preserve">Self-Service</w:t>
      </w:r>
      <w:r>
        <w:t xml:space="preserve"> </w:t>
      </w:r>
      <w:r>
        <w:t xml:space="preserve">Business Intelligence.</w:t>
      </w:r>
      <w:r>
        <w:t xml:space="preserve"> </w:t>
      </w:r>
      <w:r>
        <w:rPr>
          <w:i/>
          <w:iCs/>
        </w:rPr>
        <w:t xml:space="preserve">Business and Information Systems Engineering</w:t>
      </w:r>
      <w:r>
        <w:t xml:space="preserve">.</w:t>
      </w:r>
      <w:r>
        <w:t xml:space="preserve"> </w:t>
      </w:r>
      <w:r>
        <w:t xml:space="preserve">2016;58(2):151-155.</w:t>
      </w:r>
      <w:r>
        <w:t xml:space="preserve"> </w:t>
      </w:r>
      <w:r>
        <w:t xml:space="preserve">doi:</w:t>
      </w:r>
      <w:hyperlink r:id="rId105">
        <w:r>
          <w:rPr>
            <w:rStyle w:val="Hyperlink"/>
          </w:rPr>
          <w:t xml:space="preserve">10.1007/s12599-016-0424-6</w:t>
        </w:r>
      </w:hyperlink>
    </w:p>
    <w:p>
      <w:pPr>
        <w:pStyle w:val="BodyText"/>
      </w:pPr>
      <w:del w:id="313" w:author="Samuel T Harrold">
        <w:r>
          <w:delText xml:space="preserve">56. I.</w:delText>
        </w:r>
      </w:del>
      <w:ins w:id="216" w:author="Samuel T Harrold">
        <w:r>
          <w:t xml:space="preserve">55.</w:t>
        </w:r>
      </w:ins>
      <w:r>
        <w:t xml:space="preserve"> </w:t>
      </w:r>
      <w:r>
        <w:t xml:space="preserve">Bani-</w:t>
      </w:r>
      <w:del w:id="314" w:author="Samuel T Harrold">
        <w:r>
          <w:delText xml:space="preserve">Hani, O. Tona,</w:delText>
        </w:r>
      </w:del>
      <w:ins w:id="217" w:author="Samuel T Harrold">
        <w:r>
          <w:t xml:space="preserve">Hani I, Tona O, Carlsson</w:t>
        </w:r>
      </w:ins>
      <w:r>
        <w:t xml:space="preserve"> </w:t>
      </w:r>
      <w:r>
        <w:t xml:space="preserve">S.</w:t>
      </w:r>
      <w:del w:id="315" w:author="Samuel T Harrold">
        <w:r>
          <w:delText xml:space="preserve"> </w:delText>
        </w:r>
        <w:r>
          <w:delText xml:space="preserve">Carlsson.</w:delText>
        </w:r>
      </w:del>
      <w:r>
        <w:t xml:space="preserve"> </w:t>
      </w:r>
      <w:r>
        <w:t xml:space="preserve">Patterns of Resource Integration in the Self-service</w:t>
      </w:r>
      <w:r>
        <w:t xml:space="preserve"> </w:t>
      </w:r>
      <w:r>
        <w:t xml:space="preserve">Approach to Business Analytics. In:</w:t>
      </w:r>
      <w:r>
        <w:t xml:space="preserve"> </w:t>
      </w:r>
      <w:r>
        <w:rPr>
          <w:i/>
          <w:iCs/>
        </w:rPr>
        <w:t xml:space="preserve">Proceedings of the 53rd Hawaii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System Sciences (HICSS)</w:t>
      </w:r>
      <w:r>
        <w:t xml:space="preserve">. 2020.</w:t>
      </w:r>
      <w:r>
        <w:t xml:space="preserve"> </w:t>
      </w:r>
      <w:r>
        <w:t xml:space="preserve">doi:</w:t>
      </w:r>
      <w:hyperlink r:id="rId106">
        <w:r>
          <w:rPr>
            <w:rStyle w:val="Hyperlink"/>
          </w:rPr>
          <w:t xml:space="preserve">10.24251/HICSS.2020.659</w:t>
        </w:r>
      </w:hyperlink>
    </w:p>
    <w:p>
      <w:pPr>
        <w:pStyle w:val="BodyText"/>
      </w:pPr>
      <w:del w:id="316" w:author="Samuel T Harrold">
        <w:r>
          <w:delText xml:space="preserve">57. Luka Blaskovic, Nikola Tankovic, Ivan Lorencin, others.</w:delText>
        </w:r>
      </w:del>
      <w:ins w:id="218" w:author="Samuel T Harrold">
        <w:r>
          <w:t xml:space="preserve">56.</w:t>
        </w:r>
        <w:r>
          <w:t xml:space="preserve"> </w:t>
        </w:r>
        <w:r>
          <w:t xml:space="preserve">Blašković L, Tanković N, Lorencin I, Baressi Šegota S.</w:t>
        </w:r>
      </w:ins>
      <w:r>
        <w:t xml:space="preserve"> </w:t>
      </w:r>
      <w:r>
        <w:t xml:space="preserve">Robust</w:t>
      </w:r>
      <w:r>
        <w:t xml:space="preserve"> </w:t>
      </w:r>
      <w:r>
        <w:t xml:space="preserve">Clinical Querying with Local LLMs: Lexical Challenges in NL2SQL and</w:t>
      </w:r>
      <w:r>
        <w:t xml:space="preserve"> </w:t>
      </w:r>
      <w:r>
        <w:t xml:space="preserve">Retrieval-Augmented QA on EHRs.</w:t>
      </w:r>
      <w:r>
        <w:t xml:space="preserve"> </w:t>
      </w:r>
      <w:r>
        <w:rPr>
          <w:i/>
          <w:iCs/>
        </w:rPr>
        <w:t xml:space="preserve">Big Data and Cognitive Computing</w:t>
      </w:r>
      <w:r>
        <w:t xml:space="preserve">.</w:t>
      </w:r>
      <w:r>
        <w:t xml:space="preserve"> </w:t>
      </w:r>
      <w:r>
        <w:t xml:space="preserve">2025;9(10):256.</w:t>
      </w:r>
      <w:r>
        <w:t xml:space="preserve"> </w:t>
      </w:r>
      <w:r>
        <w:t xml:space="preserve">doi:</w:t>
      </w:r>
      <w:hyperlink r:id="rId107">
        <w:r>
          <w:rPr>
            <w:rStyle w:val="Hyperlink"/>
          </w:rPr>
          <w:t xml:space="preserve">10.3390/bdcc9100256</w:t>
        </w:r>
      </w:hyperlink>
    </w:p>
    <w:p>
      <w:pPr>
        <w:pStyle w:val="BodyText"/>
      </w:pPr>
      <w:del w:id="317" w:author="Samuel T Harrold">
        <w:r>
          <w:delText xml:space="preserve">58. Almutairi</w:delText>
        </w:r>
      </w:del>
      <w:ins w:id="219" w:author="Samuel T Harrold">
        <w:r>
          <w:t xml:space="preserve">57.</w:t>
        </w:r>
      </w:ins>
      <w:r>
        <w:t xml:space="preserve"> </w:t>
      </w:r>
      <w:r>
        <w:t xml:space="preserve">Marshan</w:t>
      </w:r>
      <w:ins w:id="220" w:author="Samuel T Harrold">
        <w:r>
          <w:t xml:space="preserve"> </w:t>
        </w:r>
        <w:r>
          <w:t xml:space="preserve">A</w:t>
        </w:r>
      </w:ins>
      <w:r>
        <w:t xml:space="preserve"> </w:t>
      </w:r>
      <w:r>
        <w:t xml:space="preserve">A. MedT5SQL: a</w:t>
      </w:r>
      <w:r>
        <w:t xml:space="preserve"> </w:t>
      </w:r>
      <w:r>
        <w:t xml:space="preserve">transformers-based large language model for text-to-SQL conversion in</w:t>
      </w:r>
      <w:r>
        <w:t xml:space="preserve"> </w:t>
      </w:r>
      <w:r>
        <w:t xml:space="preserve">the healthcare domain.</w:t>
      </w:r>
      <w:r>
        <w:t xml:space="preserve"> </w:t>
      </w:r>
      <w:r>
        <w:rPr>
          <w:i/>
          <w:iCs/>
        </w:rPr>
        <w:t xml:space="preserve">Frontiers in Big Data</w:t>
      </w:r>
      <w:r>
        <w:t xml:space="preserve">. 2024;7.</w:t>
      </w:r>
      <w:r>
        <w:t xml:space="preserve"> </w:t>
      </w:r>
      <w:r>
        <w:t xml:space="preserve">doi:</w:t>
      </w:r>
      <w:hyperlink r:id="rId108">
        <w:r>
          <w:rPr>
            <w:rStyle w:val="Hyperlink"/>
          </w:rPr>
          <w:t xml:space="preserve">10.3389/fdata.2024.1371680</w:t>
        </w:r>
      </w:hyperlink>
    </w:p>
    <w:p>
      <w:pPr>
        <w:pStyle w:val="BodyText"/>
      </w:pPr>
      <w:del w:id="318" w:author="Samuel T Harrold">
        <w:r>
          <w:delText xml:space="preserve">59. Qi Chen, Jian Peng, Bin Song, Yun Zhou, Rongrong Ji.</w:delText>
        </w:r>
      </w:del>
      <w:ins w:id="221" w:author="Samuel T Harrold">
        <w:r>
          <w:t xml:space="preserve">58. Chen</w:t>
        </w:r>
        <w:r>
          <w:t xml:space="preserve"> </w:t>
        </w:r>
        <w:r>
          <w:t xml:space="preserve">Q, Peng J, Song B, Zhou Y, Ji R.</w:t>
        </w:r>
      </w:ins>
      <w:r>
        <w:t xml:space="preserve"> </w:t>
      </w:r>
      <w:r>
        <w:t xml:space="preserve">Graph-empowered Text-to-SQL</w:t>
      </w:r>
      <w:r>
        <w:t xml:space="preserve"> </w:t>
      </w:r>
      <w:r>
        <w:t xml:space="preserve">generation on Electronic Medical Records.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.</w:t>
      </w:r>
      <w:r>
        <w:t xml:space="preserve"> </w:t>
      </w:r>
      <w:r>
        <w:t xml:space="preserve">2026;</w:t>
      </w:r>
      <w:del w:id="319" w:author="Samuel T Harrold">
        <w:r>
          <w:delText xml:space="preserve">164:111601.</w:delText>
        </w:r>
      </w:del>
      <w:ins w:id="222" w:author="Samuel T Harrold">
        <w:r>
          <w:t xml:space="preserve">169:111800.</w:t>
        </w:r>
      </w:ins>
      <w:r>
        <w:t xml:space="preserve"> </w:t>
      </w:r>
      <w:r>
        <w:t xml:space="preserve">doi:</w:t>
      </w:r>
      <w:del w:id="320" w:author="Samuel T Harrold">
        <w:hyperlink r:id="rId109">
          <w:r>
            <w:rPr>
              <w:rStyle w:val="Hyperlink"/>
            </w:rPr>
            <w:delText xml:space="preserve">10.1016/j.patcog.2025.111601</w:delText>
          </w:r>
        </w:hyperlink>
      </w:del>
      <w:ins w:id="223" w:author="Samuel T Harrold">
        <w:hyperlink r:id="rId110">
          <w:r>
            <w:rPr>
              <w:rStyle w:val="Hyperlink"/>
            </w:rPr>
            <w:t xml:space="preserve">10.1016/j.patcog.2025.111800</w:t>
          </w:r>
        </w:hyperlink>
      </w:ins>
    </w:p>
    <w:p>
      <w:pPr>
        <w:pStyle w:val="BodyText"/>
      </w:pPr>
      <w:del w:id="321" w:author="Samuel T Harrold">
        <w:r>
          <w:delText xml:space="preserve">60. R. Tarbell, K. K. R. Choo, G. Dietrich, others.</w:delText>
        </w:r>
      </w:del>
      <w:ins w:id="224" w:author="Samuel T Harrold">
        <w:r>
          <w:t xml:space="preserve">59. Tarbell R,</w:t>
        </w:r>
        <w:r>
          <w:t xml:space="preserve"> </w:t>
        </w:r>
        <w:r>
          <w:t xml:space="preserve">Choo KKR, Dietrich G, et al.</w:t>
        </w:r>
      </w:ins>
      <w:r>
        <w:t xml:space="preserve"> </w:t>
      </w:r>
      <w:r>
        <w:t xml:space="preserve">Towards understanding the</w:t>
      </w:r>
      <w:r>
        <w:t xml:space="preserve"> </w:t>
      </w:r>
      <w:r>
        <w:t xml:space="preserve">generalization of medical text-to-SQL models and datasets. In:</w:t>
      </w:r>
      <w:r>
        <w:t xml:space="preserve"> </w:t>
      </w:r>
      <w:r>
        <w:rPr>
          <w:i/>
          <w:iCs/>
        </w:rPr>
        <w:t xml:space="preserve">AMIA</w:t>
      </w:r>
      <w:r>
        <w:rPr>
          <w:i/>
          <w:iCs/>
        </w:rPr>
        <w:t xml:space="preserve"> </w:t>
      </w:r>
      <w:r>
        <w:rPr>
          <w:i/>
          <w:iCs/>
        </w:rPr>
        <w:t xml:space="preserve">Annual Symposium Proceedings</w:t>
      </w:r>
      <w:r>
        <w:t xml:space="preserve">. 2024.</w:t>
      </w:r>
      <w:r>
        <w:t xml:space="preserve"> </w:t>
      </w:r>
      <w:hyperlink r:id="rId111">
        <w:r>
          <w:rPr>
            <w:rStyle w:val="Hyperlink"/>
          </w:rPr>
          <w:t xml:space="preserve">https://pmc.ncbi.nlm.nih.gov/articles/PMC10785918/</w:t>
        </w:r>
      </w:hyperlink>
    </w:p>
    <w:p>
      <w:pPr>
        <w:pStyle w:val="BodyText"/>
      </w:pPr>
      <w:del w:id="322" w:author="Samuel T Harrold">
        <w:r>
          <w:delText xml:space="preserve">61. Chi Yuan, Patrick B. Ryan, Casey Ta, Yixuan Guo, Ziran Li,</w:delText>
        </w:r>
        <w:r>
          <w:delText xml:space="preserve"> </w:delText>
        </w:r>
        <w:r>
          <w:delText xml:space="preserve">others.</w:delText>
        </w:r>
      </w:del>
      <w:ins w:id="225" w:author="Samuel T Harrold">
        <w:r>
          <w:t xml:space="preserve">60. Yuan C, Ryan PB, Ta C, et al.</w:t>
        </w:r>
      </w:ins>
      <w:r>
        <w:t xml:space="preserve"> </w:t>
      </w:r>
      <w:r>
        <w:t xml:space="preserve">Criteria2Query: a natural</w:t>
      </w:r>
      <w:r>
        <w:t xml:space="preserve"> </w:t>
      </w:r>
      <w:r>
        <w:t xml:space="preserve">language interface to clinical databases for cohort definition.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.</w:t>
      </w:r>
      <w:r>
        <w:t xml:space="preserve"> </w:t>
      </w:r>
      <w:r>
        <w:t xml:space="preserve">2019;26(4):294-305.</w:t>
      </w:r>
      <w:r>
        <w:t xml:space="preserve"> </w:t>
      </w:r>
      <w:r>
        <w:t xml:space="preserve">doi:</w:t>
      </w:r>
      <w:hyperlink r:id="rId112">
        <w:r>
          <w:rPr>
            <w:rStyle w:val="Hyperlink"/>
          </w:rPr>
          <w:t xml:space="preserve">10.1093/jamia/ocy178</w:t>
        </w:r>
      </w:hyperlink>
    </w:p>
    <w:p>
      <w:pPr>
        <w:pStyle w:val="BodyText"/>
      </w:pPr>
      <w:del w:id="323" w:author="Samuel T Harrold">
        <w:r>
          <w:delText xml:space="preserve">62. E. P. Nittala. Leveraging Large Language Models for Natural</w:delText>
        </w:r>
        <w:r>
          <w:delText xml:space="preserve"> </w:delText>
        </w:r>
        <w:r>
          <w:delText xml:space="preserve">Language Interface in ERP Systems: A Case Study in User Productivity</w:delText>
        </w:r>
        <w:r>
          <w:delText xml:space="preserve"> </w:delText>
        </w:r>
        <w:r>
          <w:delText xml:space="preserve">and Cognitive Load.</w:delText>
        </w:r>
        <w:r>
          <w:delText xml:space="preserve"> </w:delText>
        </w:r>
        <w:r>
          <w:rPr>
            <w:i/>
            <w:iCs/>
          </w:rPr>
          <w:delText xml:space="preserve">International Journal of Emerging Trends in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Computer Science and Information Technology</w:delText>
        </w:r>
        <w:r>
          <w:delText xml:space="preserve">. Published online 2024.</w:delText>
        </w:r>
        <w:r>
          <w:delText xml:space="preserve"> </w:delText>
        </w:r>
        <w:hyperlink r:id="rId113">
          <w:r>
            <w:rPr>
              <w:rStyle w:val="Hyperlink"/>
            </w:rPr>
            <w:delText xml:space="preserve">https://www.ijetcsit.org/index.php/ijetcsit/article/view/458</w:delText>
          </w:r>
        </w:hyperlink>
      </w:del>
    </w:p>
    <w:p>
      <w:pPr>
        <w:pStyle w:val="BodyText"/>
      </w:pPr>
      <w:del w:id="324" w:author="Samuel T Harrold">
        <w:r>
          <w:delText xml:space="preserve">63.</w:delText>
        </w:r>
      </w:del>
      <w:ins w:id="226" w:author="Samuel T Harrold">
        <w:r>
          <w:t xml:space="preserve">61.</w:t>
        </w:r>
      </w:ins>
      <w:r>
        <w:t xml:space="preserve"> </w:t>
      </w:r>
      <w:r>
        <w:t xml:space="preserve">Anthropic. Code modernization playbook: A practical</w:t>
      </w:r>
      <w:r>
        <w:t xml:space="preserve"> </w:t>
      </w:r>
      <w:r>
        <w:t xml:space="preserve">guide to modernizing legacy systems with AI. Published online 2025.</w:t>
      </w:r>
      <w:r>
        <w:t xml:space="preserve"> </w:t>
      </w:r>
      <w:hyperlink r:id="rId114">
        <w:r>
          <w:rPr>
            <w:rStyle w:val="Hyperlink"/>
          </w:rPr>
          <w:t xml:space="preserve">https://resources.anthropic.com/code-modernization-playbook</w:t>
        </w:r>
      </w:hyperlink>
    </w:p>
    <w:p>
      <w:pPr>
        <w:pStyle w:val="BodyText"/>
      </w:pPr>
      <w:del w:id="325" w:author="Samuel T Harrold">
        <w:r>
          <w:delText xml:space="preserve">64.</w:delText>
        </w:r>
      </w:del>
      <w:ins w:id="227" w:author="Samuel T Harrold">
        <w:r>
          <w:t xml:space="preserve">62. Hendrix GG,</w:t>
        </w:r>
      </w:ins>
      <w:r>
        <w:t xml:space="preserve"> </w:t>
      </w:r>
      <w:r>
        <w:t xml:space="preserve">Sacerdoti</w:t>
      </w:r>
      <w:r>
        <w:t xml:space="preserve"> </w:t>
      </w:r>
      <w:del w:id="326" w:author="Samuel T Harrold">
        <w:r>
          <w:delText xml:space="preserve">Hendrix G. G.</w:delText>
        </w:r>
      </w:del>
      <w:ins w:id="228" w:author="Samuel T Harrold">
        <w:r>
          <w:t xml:space="preserve">ED, Sagalowicz</w:t>
        </w:r>
        <w:r>
          <w:t xml:space="preserve"> </w:t>
        </w:r>
        <w:r>
          <w:t xml:space="preserve">D, Slocum J.</w:t>
        </w:r>
      </w:ins>
      <w:r>
        <w:t xml:space="preserve"> </w:t>
      </w:r>
      <w:r>
        <w:t xml:space="preserve">Developing a natural language interface to complex</w:t>
      </w:r>
      <w:r>
        <w:t xml:space="preserve"> </w:t>
      </w:r>
      <w:r>
        <w:t xml:space="preserve">data.</w:t>
      </w:r>
      <w:r>
        <w:t xml:space="preserve"> </w:t>
      </w:r>
      <w:r>
        <w:rPr>
          <w:i/>
          <w:iCs/>
        </w:rPr>
        <w:t xml:space="preserve">ACM Transactions on Database Systems</w:t>
      </w:r>
      <w:r>
        <w:t xml:space="preserve">. 1978;3(2):105-147.</w:t>
      </w:r>
      <w:r>
        <w:t xml:space="preserve"> </w:t>
      </w:r>
      <w:r>
        <w:t xml:space="preserve">doi:</w:t>
      </w:r>
      <w:hyperlink r:id="rId115">
        <w:r>
          <w:rPr>
            <w:rStyle w:val="Hyperlink"/>
          </w:rPr>
          <w:t xml:space="preserve">10.1145/320251.320253</w:t>
        </w:r>
      </w:hyperlink>
    </w:p>
    <w:p>
      <w:pPr>
        <w:pStyle w:val="BodyText"/>
      </w:pPr>
      <w:del w:id="327" w:author="Samuel T Harrold">
        <w:r>
          <w:delText xml:space="preserve">65.</w:delText>
        </w:r>
      </w:del>
      <w:ins w:id="229" w:author="Samuel T Harrold">
        <w:r>
          <w:t xml:space="preserve">63. Ogunwole</w:t>
        </w:r>
      </w:ins>
      <w:r>
        <w:t xml:space="preserve"> </w:t>
      </w:r>
      <w:r>
        <w:t xml:space="preserve">&amp;</w:t>
      </w:r>
      <w:del w:id="328" w:author="Samuel T Harrold">
        <w:r>
          <w:delText xml:space="preserve"> </w:delText>
        </w:r>
        <w:r>
          <w:delText xml:space="preserve">Onukwulu Ogunwole</w:delText>
        </w:r>
      </w:del>
      <w:ins w:id="230" w:author="Samuel T Harrold">
        <w:r>
          <w:t xml:space="preserve">O</w:t>
        </w:r>
      </w:ins>
      <w:r>
        <w:t xml:space="preserve"> </w:t>
      </w:r>
      <w:r>
        <w:t xml:space="preserve">O. Modernizing</w:t>
      </w:r>
      <w:r>
        <w:t xml:space="preserve"> </w:t>
      </w:r>
      <w:r>
        <w:t xml:space="preserve">legacy systems: A scalable approach to next-generation data</w:t>
      </w:r>
      <w:r>
        <w:t xml:space="preserve"> </w:t>
      </w:r>
      <w:r>
        <w:t xml:space="preserve">architectures and seamless integration.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Multidisciplinary Research</w:t>
      </w:r>
      <w:r>
        <w:t xml:space="preserve">. Published online 2023.</w:t>
      </w:r>
      <w:r>
        <w:t xml:space="preserve"> </w:t>
      </w:r>
      <w:hyperlink r:id="rId116">
        <w:r>
          <w:rPr>
            <w:rStyle w:val="Hyperlink"/>
          </w:rPr>
          <w:t xml:space="preserve">https://www.allmultidisciplinaryjournal.com/uploads/archives/20250306182550_MGE-2025-2-018.1.pdf</w:t>
        </w:r>
      </w:hyperlink>
    </w:p>
    <w:p>
      <w:pPr>
        <w:pStyle w:val="BodyText"/>
      </w:pPr>
      <w:del w:id="329" w:author="Samuel T Harrold">
        <w:r>
          <w:delText xml:space="preserve">66. A Arora.</w:delText>
        </w:r>
      </w:del>
      <w:ins w:id="231" w:author="Samuel T Harrold">
        <w:r>
          <w:t xml:space="preserve">64. Arora A.</w:t>
        </w:r>
      </w:ins>
      <w:r>
        <w:t xml:space="preserve"> </w:t>
      </w:r>
      <w:r>
        <w:t xml:space="preserve">Challenges of Integrating Artificial</w:t>
      </w:r>
      <w:r>
        <w:t xml:space="preserve"> </w:t>
      </w:r>
      <w:r>
        <w:t xml:space="preserve">Intelligence in Legacy Systems and Potential Solutions for Seamless</w:t>
      </w:r>
      <w:r>
        <w:t xml:space="preserve"> </w:t>
      </w:r>
      <w:r>
        <w:t xml:space="preserve">Integration.</w:t>
      </w:r>
      <w:r>
        <w:t xml:space="preserve"> </w:t>
      </w:r>
      <w:r>
        <w:rPr>
          <w:i/>
          <w:iCs/>
        </w:rPr>
        <w:t xml:space="preserve">SSRN</w:t>
      </w:r>
      <w:r>
        <w:t xml:space="preserve">. Published online 2025.</w:t>
      </w:r>
      <w:r>
        <w:t xml:space="preserve"> </w:t>
      </w:r>
      <w:del w:id="330" w:author="Samuel T Harrold">
        <w:hyperlink r:id="rId117">
          <w:r>
            <w:rPr>
              <w:rStyle w:val="Hyperlink"/>
            </w:rPr>
            <w:delText xml:space="preserve">https://papers.ssrn.com/sol3/papers.cfm?abstract_id=5268176</w:delText>
          </w:r>
        </w:hyperlink>
      </w:del>
      <w:ins w:id="232" w:author="Samuel T Harrold">
        <w:r>
          <w:t xml:space="preserve">doi:</w:t>
        </w:r>
        <w:hyperlink r:id="rId118">
          <w:r>
            <w:rPr>
              <w:rStyle w:val="Hyperlink"/>
            </w:rPr>
            <w:t xml:space="preserve">10.2139/ssrn.5268176</w:t>
          </w:r>
        </w:hyperlink>
      </w:ins>
    </w:p>
    <w:p>
      <w:pPr>
        <w:pStyle w:val="BodyText"/>
      </w:pPr>
      <w:del w:id="331" w:author="Samuel T Harrold">
        <w:r>
          <w:delText xml:space="preserve">67. Agnieszka Ignatowicz, Carolyn Tarrant, Russell Mannion,</w:delText>
        </w:r>
        <w:r>
          <w:delText xml:space="preserve"> </w:delText>
        </w:r>
        <w:r>
          <w:delText xml:space="preserve">Dalia</w:delText>
        </w:r>
      </w:del>
      <w:ins w:id="233" w:author="Samuel T Harrold">
        <w:r>
          <w:t xml:space="preserve">65. Ignatowicz A, Tarrant C, Mannion R,</w:t>
        </w:r>
      </w:ins>
      <w:r>
        <w:t xml:space="preserve"> </w:t>
      </w:r>
      <w:r>
        <w:t xml:space="preserve">El-</w:t>
      </w:r>
      <w:del w:id="332" w:author="Samuel T Harrold">
        <w:r>
          <w:delText xml:space="preserve">Sawy,</w:delText>
        </w:r>
        <w:r>
          <w:delText xml:space="preserve"> </w:delText>
        </w:r>
        <w:r>
          <w:delText xml:space="preserve">others.</w:delText>
        </w:r>
      </w:del>
      <w:ins w:id="234" w:author="Samuel T Harrold">
        <w:r>
          <w:t xml:space="preserve">Sawy D, et al.</w:t>
        </w:r>
      </w:ins>
      <w:r>
        <w:t xml:space="preserve"> </w:t>
      </w:r>
      <w:r>
        <w:t xml:space="preserve">Organizational resilience in healthcare: a</w:t>
      </w:r>
      <w:r>
        <w:t xml:space="preserve"> </w:t>
      </w:r>
      <w:r>
        <w:t xml:space="preserve">review and descriptive narrative synthesis of approaches to resilience</w:t>
      </w:r>
      <w:r>
        <w:t xml:space="preserve"> </w:t>
      </w:r>
      <w:r>
        <w:t xml:space="preserve">measurement and assessment in empirical studies.</w:t>
      </w:r>
      <w:r>
        <w:t xml:space="preserve"> </w:t>
      </w:r>
      <w:r>
        <w:rPr>
          <w:i/>
          <w:iCs/>
        </w:rPr>
        <w:t xml:space="preserve">BMC Health Services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. 2023;23:</w:t>
      </w:r>
      <w:del w:id="333" w:author="Samuel T Harrold">
        <w:r>
          <w:delText xml:space="preserve">242.</w:delText>
        </w:r>
      </w:del>
      <w:ins w:id="235" w:author="Samuel T Harrold">
        <w:r>
          <w:t xml:space="preserve">376.</w:t>
        </w:r>
      </w:ins>
      <w:r>
        <w:t xml:space="preserve"> </w:t>
      </w:r>
      <w:r>
        <w:t xml:space="preserve">doi:</w:t>
      </w:r>
      <w:hyperlink r:id="rId119">
        <w:r>
          <w:rPr>
            <w:rStyle w:val="Hyperlink"/>
          </w:rPr>
          <w:t xml:space="preserve">10.1186/s12913-023-09242-9</w:t>
        </w:r>
      </w:hyperlink>
    </w:p>
    <w:p>
      <w:pPr>
        <w:pStyle w:val="BodyText"/>
      </w:pPr>
      <w:del w:id="334" w:author="Samuel T Harrold">
        <w:r>
          <w:delText xml:space="preserve">68. Hope C. Ratliff, Kirsten A. Lee, Mara Buchbinder, Lesly A.</w:delText>
        </w:r>
        <w:r>
          <w:delText xml:space="preserve"> </w:delText>
        </w:r>
        <w:r>
          <w:delText xml:space="preserve">Kelly, others.</w:delText>
        </w:r>
      </w:del>
      <w:ins w:id="236" w:author="Samuel T Harrold">
        <w:r>
          <w:t xml:space="preserve">66. Ratliff HC, Lee KA, Buchbinder M, Kelly LA,</w:t>
        </w:r>
        <w:r>
          <w:t xml:space="preserve"> </w:t>
        </w:r>
        <w:r>
          <w:t xml:space="preserve">Yakusheva O, Costa DK.</w:t>
        </w:r>
      </w:ins>
      <w:r>
        <w:t xml:space="preserve"> </w:t>
      </w:r>
      <w:r>
        <w:t xml:space="preserve">Organizational resilience in healthcare: a</w:t>
      </w:r>
      <w:r>
        <w:t xml:space="preserve"> </w:t>
      </w:r>
      <w:r>
        <w:t xml:space="preserve">scoping review.</w:t>
      </w:r>
      <w:r>
        <w:t xml:space="preserve"> </w:t>
      </w:r>
      <w:r>
        <w:rPr>
          <w:i/>
          <w:iCs/>
        </w:rPr>
        <w:t xml:space="preserve">Journal of Healthcare Management</w:t>
      </w:r>
      <w:r>
        <w:t xml:space="preserve">. 2025;70(3)</w:t>
      </w:r>
      <w:del w:id="335" w:author="Samuel T Harrold">
        <w:r>
          <w:delText xml:space="preserve">.</w:delText>
        </w:r>
        <w:r>
          <w:delText xml:space="preserve"> </w:delText>
        </w:r>
        <w:hyperlink r:id="rId120">
          <w:r>
            <w:rPr>
              <w:rStyle w:val="Hyperlink"/>
            </w:rPr>
            <w:delText xml:space="preserve">https://journals.lww.com/jhmonline/fulltext/2025/05000/organizational_resilience_in_healthcare__a_scoping.4.aspx</w:delText>
          </w:r>
        </w:hyperlink>
      </w:del>
      <w:ins w:id="237" w:author="Samuel T Harrold">
        <w:r>
          <w:t xml:space="preserve">:165-188.</w:t>
        </w:r>
        <w:r>
          <w:t xml:space="preserve"> </w:t>
        </w:r>
        <w:r>
          <w:t xml:space="preserve">doi:</w:t>
        </w:r>
        <w:hyperlink r:id="rId121">
          <w:r>
            <w:rPr>
              <w:rStyle w:val="Hyperlink"/>
            </w:rPr>
            <w:t xml:space="preserve">10.1097/JHM-D-24-00084</w:t>
          </w:r>
        </w:hyperlink>
      </w:ins>
    </w:p>
    <w:p>
      <w:pPr>
        <w:pStyle w:val="BodyText"/>
      </w:pPr>
      <w:del w:id="336" w:author="Samuel T Harrold">
        <w:r>
          <w:delText xml:space="preserve">69.</w:delText>
        </w:r>
      </w:del>
      <w:ins w:id="238" w:author="Samuel T Harrold">
        <w:r>
          <w:t xml:space="preserve">67. Valiaiev</w:t>
        </w:r>
      </w:ins>
      <w:r>
        <w:t xml:space="preserve"> </w:t>
      </w:r>
      <w:r>
        <w:t xml:space="preserve">D.</w:t>
      </w:r>
      <w:del w:id="337" w:author="Samuel T Harrold">
        <w:r>
          <w:delText xml:space="preserve"> </w:delText>
        </w:r>
        <w:r>
          <w:delText xml:space="preserve">Valiaiev.</w:delText>
        </w:r>
      </w:del>
      <w:r>
        <w:t xml:space="preserve"> </w:t>
      </w:r>
      <w:r>
        <w:rPr>
          <w:i/>
          <w:iCs/>
        </w:rPr>
        <w:t xml:space="preserve">Implementing DataOps: A</w:t>
      </w:r>
      <w:r>
        <w:rPr>
          <w:i/>
          <w:iCs/>
        </w:rPr>
        <w:t xml:space="preserve"> </w:t>
      </w:r>
      <w:r>
        <w:rPr>
          <w:i/>
          <w:iCs/>
        </w:rPr>
        <w:t xml:space="preserve">Scalable Framework for Modern Data Warehousing</w:t>
      </w:r>
      <w:r>
        <w:t xml:space="preserve">. PhD thesis. ProQuest</w:t>
      </w:r>
      <w:r>
        <w:t xml:space="preserve"> </w:t>
      </w:r>
      <w:r>
        <w:t xml:space="preserve">Dissertations; 2025.</w:t>
      </w:r>
      <w:r>
        <w:t xml:space="preserve"> </w:t>
      </w:r>
      <w:hyperlink r:id="rId122">
        <w:r>
          <w:rPr>
            <w:rStyle w:val="Hyperlink"/>
          </w:rPr>
          <w:t xml:space="preserve">https://search.proquest.com/openview/aa9acce88c488cbb8c6b3c8339062319/1</w:t>
        </w:r>
      </w:hyperlink>
    </w:p>
    <w:p>
      <w:pPr>
        <w:pStyle w:val="BodyText"/>
      </w:pPr>
      <w:del w:id="338" w:author="Samuel T Harrold">
        <w:r>
          <w:delText xml:space="preserve">70.</w:delText>
        </w:r>
      </w:del>
    </w:p>
    <w:p>
      <w:pPr>
        <w:pStyle w:val="BodyText"/>
      </w:pPr>
      <w:ins w:id="239" w:author="Samuel T Harrold">
        <w:r>
          <w:t xml:space="preserve">68. Mannapur SB. Understanding data drift and concept drift in</w:t>
        </w:r>
        <w:r>
          <w:t xml:space="preserve"> </w:t>
        </w:r>
        <w:r>
          <w:t xml:space="preserve">machine learning systems.</w:t>
        </w:r>
        <w:r>
          <w:t xml:space="preserve"> </w:t>
        </w:r>
        <w:r>
          <w:rPr>
            <w:i/>
            <w:iCs/>
          </w:rPr>
          <w:t xml:space="preserve">International Journal of Scientific Research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in Computer Science, Engineering and Information Technology</w:t>
        </w:r>
        <w:r>
          <w:t xml:space="preserve">.</w:t>
        </w:r>
        <w:r>
          <w:t xml:space="preserve"> </w:t>
        </w:r>
        <w:r>
          <w:t xml:space="preserve">2025;11(1):318-330.</w:t>
        </w:r>
        <w:r>
          <w:t xml:space="preserve"> </w:t>
        </w:r>
        <w:r>
          <w:t xml:space="preserve">doi:</w:t>
        </w:r>
        <w:hyperlink r:id="rId123">
          <w:r>
            <w:rPr>
              <w:rStyle w:val="Hyperlink"/>
            </w:rPr>
            <w:t xml:space="preserve">10.32628/CSEIT25111239</w:t>
          </w:r>
        </w:hyperlink>
      </w:ins>
    </w:p>
    <w:p>
      <w:pPr>
        <w:pStyle w:val="BodyText"/>
      </w:pPr>
      <w:ins w:id="240" w:author="Samuel T Harrold">
        <w:r>
          <w:t xml:space="preserve">69. Betha</w:t>
        </w:r>
      </w:ins>
      <w:r>
        <w:t xml:space="preserve"> </w:t>
      </w:r>
      <w:r>
        <w:t xml:space="preserve">R.</w:t>
      </w:r>
      <w:del w:id="339" w:author="Samuel T Harrold">
        <w:r>
          <w:delText xml:space="preserve"> </w:delText>
        </w:r>
        <w:r>
          <w:delText xml:space="preserve">Betha.</w:delText>
        </w:r>
      </w:del>
      <w:r>
        <w:t xml:space="preserve"> </w:t>
      </w:r>
      <w:r>
        <w:t xml:space="preserve">Data Observability and Data Quality</w:t>
      </w:r>
      <w:r>
        <w:t xml:space="preserve"> </w:t>
      </w:r>
      <w:r>
        <w:t xml:space="preserve">Automation: Building Self-Healing Data Pipelines.</w:t>
      </w:r>
      <w:r>
        <w:t xml:space="preserve"> </w:t>
      </w:r>
      <w:r>
        <w:rPr>
          <w:i/>
          <w:iCs/>
        </w:rPr>
        <w:t xml:space="preserve">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Artificial Intelligence and Data Research</w:t>
      </w:r>
      <w:r>
        <w:t xml:space="preserve">. Published online</w:t>
      </w:r>
      <w:r>
        <w:t xml:space="preserve"> </w:t>
      </w:r>
      <w:r>
        <w:t xml:space="preserve">2023.</w:t>
      </w:r>
      <w:r>
        <w:t xml:space="preserve"> </w:t>
      </w:r>
      <w:hyperlink r:id="rId124">
        <w:r>
          <w:rPr>
            <w:rStyle w:val="Hyperlink"/>
          </w:rPr>
          <w:t xml:space="preserve">https://www.ijaidr.com/papers/2023/1/1299.pdf</w:t>
        </w:r>
      </w:hyperlink>
    </w:p>
    <w:p>
      <w:pPr>
        <w:pStyle w:val="BodyText"/>
      </w:pPr>
      <w:del w:id="340" w:author="Samuel T Harrold">
        <w:r>
          <w:delText xml:space="preserve">71. Saikiran Kottam, Sridhar Annem, Yingcheng Sun.</w:delText>
        </w:r>
      </w:del>
      <w:ins w:id="241" w:author="Samuel T Harrold">
        <w:r>
          <w:t xml:space="preserve">70. Kottam S,</w:t>
        </w:r>
        <w:r>
          <w:t xml:space="preserve"> </w:t>
        </w:r>
        <w:r>
          <w:t xml:space="preserve">Annem S, Sun Y.</w:t>
        </w:r>
      </w:ins>
      <w:r>
        <w:t xml:space="preserve"> </w:t>
      </w:r>
      <w:r>
        <w:t xml:space="preserve">Error-Aware Text-to-SQL Generation for Clinical</w:t>
      </w:r>
      <w:r>
        <w:t xml:space="preserve"> </w:t>
      </w:r>
      <w:r>
        <w:t xml:space="preserve">Trial Eligibility Criteria Querying in EHR Databases. In:</w:t>
      </w:r>
      <w:r>
        <w:t xml:space="preserve"> </w:t>
      </w:r>
      <w:r>
        <w:rPr>
          <w:i/>
          <w:iCs/>
        </w:rPr>
        <w:t xml:space="preserve">2025</w:t>
      </w:r>
      <w:r>
        <w:rPr>
          <w:i/>
          <w:iCs/>
        </w:rPr>
        <w:t xml:space="preserve"> </w:t>
      </w:r>
      <w:del w:id="341" w:author="Samuel T Harrold">
        <w:r>
          <w:rPr>
            <w:i/>
            <w:iCs/>
          </w:rPr>
          <w:delText xml:space="preserve">IEEE/ACM 47th</w:delText>
        </w:r>
      </w:del>
      <w:ins w:id="242" w:author="Samuel T Harrold">
        <w:r>
          <w:rPr>
            <w:i/>
            <w:iCs/>
          </w:rPr>
          <w:t xml:space="preserve">IEEE</w:t>
        </w:r>
      </w:ins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</w:t>
      </w:r>
      <w:r>
        <w:rPr>
          <w:i/>
          <w:iCs/>
        </w:rPr>
        <w:t xml:space="preserve"> </w:t>
      </w:r>
      <w:del w:id="342" w:author="Samuel T Harrold">
        <w:r>
          <w:rPr>
            <w:i/>
            <w:iCs/>
          </w:rPr>
          <w:delText xml:space="preserve">Software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Engineering: Software Engineering in Practice (ICSE-SEIP)</w:delText>
        </w:r>
      </w:del>
      <w:ins w:id="243" w:author="Samuel T Harrold">
        <w:r>
          <w:rPr>
            <w:i/>
            <w:iCs/>
          </w:rPr>
          <w:t xml:space="preserve">Big Data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(BigData)</w:t>
        </w:r>
      </w:ins>
      <w:r>
        <w:t xml:space="preserve">.</w:t>
      </w:r>
      <w:r>
        <w:t xml:space="preserve"> </w:t>
      </w:r>
      <w:del w:id="343" w:author="Samuel T Harrold">
        <w:r>
          <w:delText xml:space="preserve">2025.</w:delText>
        </w:r>
      </w:del>
      <w:ins w:id="244" w:author="Samuel T Harrold">
        <w:r>
          <w:t xml:space="preserve">2025:3265-3274.</w:t>
        </w:r>
      </w:ins>
      <w:r>
        <w:t xml:space="preserve"> </w:t>
      </w:r>
      <w:r>
        <w:t xml:space="preserve">doi:</w:t>
      </w:r>
      <w:del w:id="344" w:author="Samuel T Harrold">
        <w:hyperlink r:id="rId125">
          <w:r>
            <w:rPr>
              <w:rStyle w:val="Hyperlink"/>
            </w:rPr>
            <w:delText xml:space="preserve">10.1109/ICSE-SEIP62840.2025.00045</w:delText>
          </w:r>
        </w:hyperlink>
      </w:del>
      <w:ins w:id="245" w:author="Samuel T Harrold">
        <w:hyperlink r:id="rId126">
          <w:r>
            <w:rPr>
              <w:rStyle w:val="Hyperlink"/>
            </w:rPr>
            <w:t xml:space="preserve">10.1109/BigData66926.2025.11402102</w:t>
          </w:r>
        </w:hyperlink>
      </w:ins>
    </w:p>
    <w:p>
      <w:pPr>
        <w:pStyle w:val="BodyText"/>
      </w:pPr>
      <w:del w:id="345" w:author="Samuel T Harrold">
        <w:r>
          <w:delText xml:space="preserve">72. V. G. Alukal,</w:delText>
        </w:r>
      </w:del>
      <w:ins w:id="246" w:author="Samuel T Harrold">
        <w:r>
          <w:t xml:space="preserve">71. Alukal VG, Manos</w:t>
        </w:r>
      </w:ins>
      <w:r>
        <w:t xml:space="preserve"> </w:t>
      </w:r>
      <w:r>
        <w:t xml:space="preserve">A.</w:t>
      </w:r>
      <w:del w:id="346" w:author="Samuel T Harrold">
        <w:r>
          <w:delText xml:space="preserve"> </w:delText>
        </w:r>
        <w:r>
          <w:delText xml:space="preserve">Manos.</w:delText>
        </w:r>
      </w:del>
      <w: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Kaizen: A Simplified Approach to Process</w:t>
      </w:r>
      <w:r>
        <w:rPr>
          <w:i/>
          <w:iCs/>
        </w:rPr>
        <w:t xml:space="preserve"> </w:t>
      </w:r>
      <w:del w:id="347" w:author="Samuel T Harrold">
        <w:r>
          <w:rPr>
            <w:i/>
            <w:iCs/>
          </w:rPr>
          <w:delText xml:space="preserve">Improvement</w:delText>
        </w:r>
      </w:del>
      <w:ins w:id="247" w:author="Samuel T Harrold">
        <w:r>
          <w:rPr>
            <w:i/>
            <w:iCs/>
          </w:rPr>
          <w:t xml:space="preserve">Improvements</w:t>
        </w:r>
      </w:ins>
      <w:r>
        <w:t xml:space="preserve">. ASQ Quality Press; 2006.</w:t>
      </w:r>
      <w:r>
        <w:t xml:space="preserve"> </w:t>
      </w:r>
      <w:hyperlink r:id="rId127">
        <w:r>
          <w:rPr>
            <w:rStyle w:val="Hyperlink"/>
          </w:rPr>
          <w:t xml:space="preserve">https://books.google.com/books?id=9uqiEAAAQBAJ</w:t>
        </w:r>
      </w:hyperlink>
    </w:p>
    <w:p>
      <w:pPr>
        <w:pStyle w:val="BodyText"/>
      </w:pPr>
      <w:del w:id="348" w:author="Samuel T Harrold">
        <w:r>
          <w:delText xml:space="preserve">73.</w:delText>
        </w:r>
      </w:del>
      <w:ins w:id="248" w:author="Samuel T Harrold">
        <w:r>
          <w:t xml:space="preserve">72.</w:t>
        </w:r>
      </w:ins>
      <w:r>
        <w:t xml:space="preserve"> </w:t>
      </w:r>
      <w:r>
        <w:t xml:space="preserve">HIMSS. UC Davis Health: From Stage 0 to AI Heroes.</w:t>
      </w:r>
      <w:r>
        <w:t xml:space="preserve"> </w:t>
      </w:r>
      <w:r>
        <w:t xml:space="preserve">Published online 2025.</w:t>
      </w:r>
      <w:r>
        <w:t xml:space="preserve"> </w:t>
      </w:r>
      <w:hyperlink r:id="rId128">
        <w:r>
          <w:rPr>
            <w:rStyle w:val="Hyperlink"/>
          </w:rPr>
          <w:t xml:space="preserve">https://pages.himss.org/LP-HA-Case-Study-UC-Davis.html</w:t>
        </w:r>
      </w:hyperlink>
    </w:p>
    <w:p>
      <w:pPr>
        <w:pStyle w:val="BodyText"/>
      </w:pPr>
      <w:del w:id="349" w:author="Samuel T Harrold">
        <w:r>
          <w:delText xml:space="preserve">74. Rahul Kumar, Konrad Sporn, Ethan Waisberg, Joshua Ong, Phani</w:delText>
        </w:r>
        <w:r>
          <w:delText xml:space="preserve"> </w:delText>
        </w:r>
        <w:r>
          <w:delText xml:space="preserve">Paladugu, others.</w:delText>
        </w:r>
      </w:del>
      <w:ins w:id="249" w:author="Samuel T Harrold">
        <w:r>
          <w:t xml:space="preserve">73. Kumar R, Sporn K, Waisberg E, Ong J, Paladugu P,</w:t>
        </w:r>
        <w:r>
          <w:t xml:space="preserve"> </w:t>
        </w:r>
        <w:r>
          <w:t xml:space="preserve">et al.</w:t>
        </w:r>
      </w:ins>
      <w:r>
        <w:t xml:space="preserve"> </w:t>
      </w:r>
      <w:r>
        <w:t xml:space="preserve">Navigating healthcare AI governance: the comprehensive</w:t>
      </w:r>
      <w:r>
        <w:t xml:space="preserve"> </w:t>
      </w:r>
      <w:r>
        <w:t xml:space="preserve">algorithmic oversight and stewardship framework for risk and equity.</w:t>
      </w:r>
      <w:r>
        <w:t xml:space="preserve"> </w:t>
      </w:r>
      <w:r>
        <w:rPr>
          <w:i/>
          <w:iCs/>
        </w:rPr>
        <w:t xml:space="preserve">Health Care Analysis</w:t>
      </w:r>
      <w:r>
        <w:t xml:space="preserve">. Published online 2025.</w:t>
      </w:r>
      <w:r>
        <w:t xml:space="preserve"> </w:t>
      </w:r>
      <w:r>
        <w:t xml:space="preserve">doi:</w:t>
      </w:r>
      <w:hyperlink r:id="rId129">
        <w:r>
          <w:rPr>
            <w:rStyle w:val="Hyperlink"/>
          </w:rPr>
          <w:t xml:space="preserve">10.1007/s10728-025-00537-y</w:t>
        </w:r>
      </w:hyperlink>
    </w:p>
    <w:p>
      <w:pPr>
        <w:pStyle w:val="BodyText"/>
      </w:pPr>
      <w:del w:id="350" w:author="Samuel T Harrold">
        <w:r>
          <w:delText xml:space="preserve">75. Steven Labkoff, Bola Oladimeji, Joseph Kannry, others.</w:delText>
        </w:r>
      </w:del>
      <w:ins w:id="250" w:author="Samuel T Harrold">
        <w:r>
          <w:t xml:space="preserve">74.</w:t>
        </w:r>
        <w:r>
          <w:t xml:space="preserve"> </w:t>
        </w:r>
        <w:r>
          <w:t xml:space="preserve">Labkoff S, Oladimeji B, Kannry J, et al.</w:t>
        </w:r>
      </w:ins>
      <w:r>
        <w:t xml:space="preserve"> </w:t>
      </w:r>
      <w:r>
        <w:t xml:space="preserve">Toward a responsible</w:t>
      </w:r>
      <w:r>
        <w:t xml:space="preserve"> </w:t>
      </w:r>
      <w:r>
        <w:t xml:space="preserve">future: recommendations for AI-enabled clinical decision support.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.</w:t>
      </w:r>
      <w:r>
        <w:t xml:space="preserve"> </w:t>
      </w:r>
      <w:r>
        <w:t xml:space="preserve">2024;31(11):</w:t>
      </w:r>
      <w:del w:id="351" w:author="Samuel T Harrold">
        <w:r>
          <w:delText xml:space="preserve">2730.</w:delText>
        </w:r>
      </w:del>
      <w:ins w:id="251" w:author="Samuel T Harrold">
        <w:r>
          <w:t xml:space="preserve">2730-2739.</w:t>
        </w:r>
      </w:ins>
      <w:r>
        <w:t xml:space="preserve"> </w:t>
      </w:r>
      <w:r>
        <w:t xml:space="preserve">doi:</w:t>
      </w:r>
      <w:hyperlink r:id="rId130">
        <w:r>
          <w:rPr>
            <w:rStyle w:val="Hyperlink"/>
          </w:rPr>
          <w:t xml:space="preserve">10.1093/jamia/ocae209</w:t>
        </w:r>
      </w:hyperlink>
    </w:p>
    <w:p>
      <w:pPr>
        <w:pStyle w:val="BodyText"/>
      </w:pPr>
      <w:del w:id="352" w:author="Samuel T Harrold">
        <w:r>
          <w:delText xml:space="preserve">76. David Loshin.</w:delText>
        </w:r>
      </w:del>
      <w:ins w:id="252" w:author="Samuel T Harrold">
        <w:r>
          <w:t xml:space="preserve">75. Loshin D.</w:t>
        </w:r>
      </w:ins>
      <w:r>
        <w:t xml:space="preserve"> </w:t>
      </w:r>
      <w:r>
        <w:rPr>
          <w:i/>
          <w:iCs/>
        </w:rPr>
        <w:t xml:space="preserve">Master Data Management</w:t>
      </w:r>
      <w:r>
        <w:t xml:space="preserve">. Morgan</w:t>
      </w:r>
      <w:r>
        <w:t xml:space="preserve"> </w:t>
      </w:r>
      <w:r>
        <w:t xml:space="preserve">Kaufmann;</w:t>
      </w:r>
      <w:r>
        <w:t xml:space="preserve"> </w:t>
      </w:r>
      <w:del w:id="353" w:author="Samuel T Harrold">
        <w:r>
          <w:delText xml:space="preserve">2010.</w:delText>
        </w:r>
      </w:del>
      <w:ins w:id="253" w:author="Samuel T Harrold">
        <w:r>
          <w:t xml:space="preserve">2009.</w:t>
        </w:r>
      </w:ins>
      <w:r>
        <w:t xml:space="preserve"> </w:t>
      </w:r>
      <w:hyperlink r:id="rId131">
        <w:r>
          <w:rPr>
            <w:rStyle w:val="Hyperlink"/>
          </w:rPr>
          <w:t xml:space="preserve">https://books.google.com/books?id=dJtmVz3nrOUC</w:t>
        </w:r>
      </w:hyperlink>
    </w:p>
    <w:p>
      <w:pPr>
        <w:pStyle w:val="BodyText"/>
      </w:pPr>
      <w:del w:id="354" w:author="Samuel T Harrold">
        <w:r>
          <w:delText xml:space="preserve">77. S. Kalyanasundaram. Data Lake Governance – Establishing a Single</w:delText>
        </w:r>
        <w:r>
          <w:delText xml:space="preserve"> </w:delText>
        </w:r>
        <w:r>
          <w:delText xml:space="preserve">Source</w:delText>
        </w:r>
      </w:del>
      <w:ins w:id="254" w:author="Samuel T Harrold">
        <w:r>
          <w:t xml:space="preserve">76. Zimmermann S, Rentrop C, Felden C. A Multiple Case Study on</w:t>
        </w:r>
        <w:r>
          <w:t xml:space="preserve"> </w:t>
        </w:r>
        <w:r>
          <w:t xml:space="preserve">the Nature and Management</w:t>
        </w:r>
      </w:ins>
      <w:r>
        <w:t xml:space="preserve"> </w:t>
      </w:r>
      <w:r>
        <w:t xml:space="preserve">of</w:t>
      </w:r>
      <w:r>
        <w:t xml:space="preserve"> </w:t>
      </w:r>
      <w:del w:id="355" w:author="Samuel T Harrold">
        <w:r>
          <w:delText xml:space="preserve">Truth in Healthcare Enterprises.</w:delText>
        </w:r>
        <w:r>
          <w:delText xml:space="preserve"> </w:delText>
        </w:r>
      </w:del>
      <w:del w:id="356" w:author="Samuel T Harrold">
        <w:r>
          <w:rPr>
            <w:i/>
            <w:iCs/>
          </w:rPr>
          <w:delText xml:space="preserve">International Journal of Emerging Trends in Computer Science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and</w:delText>
        </w:r>
      </w:del>
      <w:ins w:id="255" w:author="Samuel T Harrold">
        <w:r>
          <w:rPr>
            <w:i/>
            <w:iCs/>
          </w:rPr>
          <w:t xml:space="preserve">Shadow</w:t>
        </w:r>
      </w:ins>
      <w:r>
        <w:rPr>
          <w:i/>
          <w:iCs/>
        </w:rPr>
        <w:t xml:space="preserve"> </w:t>
      </w:r>
      <w:r>
        <w:rPr>
          <w:i/>
          <w:iCs/>
        </w:rPr>
        <w:t xml:space="preserve">Information</w:t>
      </w:r>
      <w:r>
        <w:rPr>
          <w:i/>
          <w:iCs/>
        </w:rPr>
        <w:t xml:space="preserve"> </w:t>
      </w:r>
      <w:del w:id="357" w:author="Samuel T Harrold">
        <w:r>
          <w:rPr>
            <w:i/>
            <w:iCs/>
          </w:rPr>
          <w:delText xml:space="preserve">Technology</w:delText>
        </w:r>
      </w:del>
      <w:del w:id="358" w:author="Samuel T Harrold">
        <w:r>
          <w:delText xml:space="preserve">. Published online 2025.</w:delText>
        </w:r>
        <w:r>
          <w:delText xml:space="preserve"> </w:delText>
        </w:r>
        <w:hyperlink r:id="rId132">
          <w:r>
            <w:rPr>
              <w:rStyle w:val="Hyperlink"/>
            </w:rPr>
            <w:delText xml:space="preserve">https://www.ijetcsit.org/index.php/ijetcsit/article/view/522</w:delText>
          </w:r>
        </w:hyperlink>
      </w:del>
    </w:p>
    <w:p>
      <w:pPr>
        <w:pStyle w:val="BodyText"/>
      </w:pPr>
      <w:del w:id="359" w:author="Samuel T Harrold">
        <w:r>
          <w:delText xml:space="preserve">78. Stephan Zimmermann, Christopher Rentrop. On the emergence of</w:delText>
        </w:r>
        <w:r>
          <w:delText xml:space="preserve"> </w:delText>
        </w:r>
        <w:r>
          <w:delText xml:space="preserve">shadow IT: A transaction cost-based approach.</w:delText>
        </w:r>
      </w:del>
      <w:ins w:id="256" w:author="Samuel T Harrold">
        <w:r>
          <w:t xml:space="preserve">Technology.</w:t>
        </w:r>
      </w:ins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Information Systems</w:t>
      </w:r>
      <w:r>
        <w:t xml:space="preserve">. 2017;31(1):79-</w:t>
      </w:r>
      <w:del w:id="360" w:author="Samuel T Harrold">
        <w:r>
          <w:delText xml:space="preserve">96.</w:delText>
        </w:r>
      </w:del>
      <w:ins w:id="257" w:author="Samuel T Harrold">
        <w:r>
          <w:t xml:space="preserve">101.</w:t>
        </w:r>
      </w:ins>
      <w:r>
        <w:t xml:space="preserve"> </w:t>
      </w:r>
      <w:r>
        <w:t xml:space="preserve">doi:</w:t>
      </w:r>
      <w:del w:id="361" w:author="Samuel T Harrold">
        <w:hyperlink r:id="rId133">
          <w:r>
            <w:rPr>
              <w:rStyle w:val="Hyperlink"/>
            </w:rPr>
            <w:delText xml:space="preserve">10.2308/isys-51386</w:delText>
          </w:r>
        </w:hyperlink>
      </w:del>
      <w:ins w:id="258" w:author="Samuel T Harrold">
        <w:hyperlink r:id="rId134">
          <w:r>
            <w:rPr>
              <w:rStyle w:val="Hyperlink"/>
            </w:rPr>
            <w:t xml:space="preserve">10.2308/isys-51579</w:t>
          </w:r>
        </w:hyperlink>
      </w:ins>
    </w:p>
    <w:p>
      <w:pPr>
        <w:pStyle w:val="BodyText"/>
      </w:pPr>
      <w:del w:id="362" w:author="Samuel T Harrold">
        <w:r>
          <w:delText xml:space="preserve">79.</w:delText>
        </w:r>
      </w:del>
      <w:ins w:id="259" w:author="Samuel T Harrold">
        <w:r>
          <w:t xml:space="preserve">77. Ipeirotis</w:t>
        </w:r>
      </w:ins>
      <w:r>
        <w:t xml:space="preserve"> </w:t>
      </w:r>
      <w:r>
        <w:t xml:space="preserve">&amp;</w:t>
      </w:r>
      <w:del w:id="363" w:author="Samuel T Harrold">
        <w:r>
          <w:delText xml:space="preserve"> </w:delText>
        </w:r>
        <w:r>
          <w:delText xml:space="preserve">Zheng Ipeirotis</w:delText>
        </w:r>
      </w:del>
      <w:ins w:id="260" w:author="Samuel T Harrold">
        <w:r>
          <w:t xml:space="preserve">Z</w:t>
        </w:r>
      </w:ins>
      <w:r>
        <w:t xml:space="preserve"> </w:t>
      </w:r>
      <w:r>
        <w:t xml:space="preserve">P. Natural Language</w:t>
      </w:r>
      <w:r>
        <w:t xml:space="preserve"> </w:t>
      </w:r>
      <w:r>
        <w:t xml:space="preserve">Interfaces for Databases: What Do Users Think?</w:t>
      </w:r>
      <w:r>
        <w:t xml:space="preserve"> </w:t>
      </w:r>
      <w:r>
        <w:rPr>
          <w:i/>
          <w:iCs/>
        </w:rPr>
        <w:t xml:space="preserve">arXiv preprint</w:t>
      </w:r>
      <w:r>
        <w:rPr>
          <w:i/>
          <w:iCs/>
        </w:rPr>
        <w:t xml:space="preserve"> </w:t>
      </w:r>
      <w:r>
        <w:rPr>
          <w:i/>
          <w:iCs/>
        </w:rPr>
        <w:t xml:space="preserve">arXiv:251114718</w:t>
      </w:r>
      <w:r>
        <w:t xml:space="preserve">. Published online 2025.</w:t>
      </w:r>
      <w:r>
        <w:t xml:space="preserve"> </w:t>
      </w:r>
      <w:hyperlink r:id="rId135">
        <w:r>
          <w:rPr>
            <w:rStyle w:val="Hyperlink"/>
          </w:rPr>
          <w:t xml:space="preserve">https://arxiv.org/abs/2511.14718</w:t>
        </w:r>
      </w:hyperlink>
    </w:p>
    <w:p>
      <w:pPr>
        <w:pStyle w:val="BodyText"/>
      </w:pPr>
      <w:del w:id="364" w:author="Samuel T Harrold">
        <w:r>
          <w:delText xml:space="preserve">80. G. Gartlehner, S. Kugley, K. Crotty, M. Viswanathan, A.</w:delText>
        </w:r>
        <w:r>
          <w:delText xml:space="preserve"> </w:delText>
        </w:r>
        <w:r>
          <w:delText xml:space="preserve">Dobrescu, B. Nussbaumer-Streit, G. Booth, J. R. Treadwell.</w:delText>
        </w:r>
      </w:del>
      <w:ins w:id="261" w:author="Samuel T Harrold">
        <w:r>
          <w:t xml:space="preserve">78.</w:t>
        </w:r>
        <w:r>
          <w:t xml:space="preserve"> </w:t>
        </w:r>
        <w:r>
          <w:t xml:space="preserve">Gartlehner G, Kugley S, Crotty K, et al.</w:t>
        </w:r>
      </w:ins>
      <w:r>
        <w:t xml:space="preserve"> </w:t>
      </w:r>
      <w:r>
        <w:t xml:space="preserve">Artificial</w:t>
      </w:r>
      <w:r>
        <w:t xml:space="preserve"> </w:t>
      </w:r>
      <w:r>
        <w:t xml:space="preserve">Intelligence-Assisted Data Extraction With a Large Language Model: A</w:t>
      </w:r>
      <w:r>
        <w:t xml:space="preserve"> </w:t>
      </w:r>
      <w:r>
        <w:t xml:space="preserve">Study Within Reviews.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.</w:t>
      </w:r>
      <w:r>
        <w:t xml:space="preserve"> </w:t>
      </w:r>
      <w:r>
        <w:t xml:space="preserve">2025;178(12):1763-1771.</w:t>
      </w:r>
      <w:r>
        <w:t xml:space="preserve"> </w:t>
      </w:r>
      <w:r>
        <w:t xml:space="preserve">doi:</w:t>
      </w:r>
      <w:hyperlink r:id="rId136">
        <w:r>
          <w:rPr>
            <w:rStyle w:val="Hyperlink"/>
          </w:rPr>
          <w:t xml:space="preserve">10.7326/ANNALS-25-00739</w:t>
        </w:r>
      </w:hyperlink>
    </w:p>
    <w:p>
      <w:pPr>
        <w:pStyle w:val="BodyText"/>
      </w:pPr>
      <w:del w:id="365" w:author="Samuel T Harrold">
        <w:r>
          <w:delText xml:space="preserve">81. S. Benzarti,</w:delText>
        </w:r>
      </w:del>
      <w:ins w:id="262" w:author="Samuel T Harrold">
        <w:r>
          <w:t xml:space="preserve">79. Benzarti S, Berrabah</w:t>
        </w:r>
      </w:ins>
      <w:r>
        <w:t xml:space="preserve"> </w:t>
      </w:r>
      <w:r>
        <w:t xml:space="preserve">C.</w:t>
      </w:r>
      <w:del w:id="366" w:author="Samuel T Harrold">
        <w:r>
          <w:delText xml:space="preserve"> </w:delText>
        </w:r>
        <w:r>
          <w:delText xml:space="preserve">Berrabah.</w:delText>
        </w:r>
      </w:del>
      <w:r>
        <w:t xml:space="preserve"> </w:t>
      </w:r>
      <w:r>
        <w:t xml:space="preserve">Generative AI for Intelligent Data Extraction: A Case Study in</w:t>
      </w:r>
      <w:r>
        <w:t xml:space="preserve"> </w:t>
      </w:r>
      <w:r>
        <w:t xml:space="preserve">Automated Excel-to-SQL with Human Oversight. In:</w:t>
      </w:r>
      <w:r>
        <w:t xml:space="preserve"> </w:t>
      </w:r>
      <w:r>
        <w:rPr>
          <w:i/>
          <w:iCs/>
        </w:rPr>
        <w:t xml:space="preserve">Lecture Notes of the</w:t>
      </w:r>
      <w:r>
        <w:rPr>
          <w:i/>
          <w:iCs/>
        </w:rPr>
        <w:t xml:space="preserve"> </w:t>
      </w:r>
      <w:r>
        <w:rPr>
          <w:i/>
          <w:iCs/>
        </w:rPr>
        <w:t xml:space="preserve">Institute for Computer Sciences, Social Informatics and</w:t>
      </w:r>
      <w:r>
        <w:rPr>
          <w:i/>
          <w:iCs/>
        </w:rPr>
        <w:t xml:space="preserve"> </w:t>
      </w:r>
      <w:r>
        <w:rPr>
          <w:i/>
          <w:iCs/>
        </w:rPr>
        <w:t xml:space="preserve">Telecommunications Engineering (LNICST)</w:t>
      </w:r>
      <w:r>
        <w:t xml:space="preserve">. Springer; 2026:151-164.</w:t>
      </w:r>
      <w:r>
        <w:t xml:space="preserve"> </w:t>
      </w:r>
      <w:r>
        <w:t xml:space="preserve">doi:</w:t>
      </w:r>
      <w:hyperlink r:id="rId137">
        <w:r>
          <w:rPr>
            <w:rStyle w:val="Hyperlink"/>
          </w:rPr>
          <w:t xml:space="preserve">10.1007/978-3-032-16638-8_11</w:t>
        </w:r>
      </w:hyperlink>
    </w:p>
    <w:p>
      <w:pPr>
        <w:pStyle w:val="BodyText"/>
      </w:pPr>
      <w:del w:id="367" w:author="Samuel T Harrold">
        <w:r>
          <w:delText xml:space="preserve">82. Z. Ning, Y. Tian, Z. Zhang, T. Zhang, T. J. Li.</w:delText>
        </w:r>
      </w:del>
      <w:ins w:id="263" w:author="Samuel T Harrold">
        <w:r>
          <w:t xml:space="preserve">80. Ning Z,</w:t>
        </w:r>
        <w:r>
          <w:t xml:space="preserve"> </w:t>
        </w:r>
        <w:r>
          <w:t xml:space="preserve">Tian Y, Zhang Z, Zhang T, Li TJJ.</w:t>
        </w:r>
      </w:ins>
      <w:r>
        <w:t xml:space="preserve"> </w:t>
      </w:r>
      <w:r>
        <w:t xml:space="preserve">Insights into Natural Language</w:t>
      </w:r>
      <w:r>
        <w:t xml:space="preserve"> </w:t>
      </w:r>
      <w:r>
        <w:t xml:space="preserve">Database Query Errors: From Attention Misalignment to User Handling</w:t>
      </w:r>
      <w:r>
        <w:t xml:space="preserve"> </w:t>
      </w:r>
      <w:r>
        <w:t xml:space="preserve">Strategies.</w:t>
      </w:r>
      <w:r>
        <w:t xml:space="preserve"> </w:t>
      </w:r>
      <w:r>
        <w:rPr>
          <w:i/>
          <w:iCs/>
        </w:rPr>
        <w:t xml:space="preserve">ACM Transactions on Interactive Intelligent Systems</w:t>
      </w:r>
      <w:r>
        <w:t xml:space="preserve">.</w:t>
      </w:r>
      <w:r>
        <w:t xml:space="preserve"> </w:t>
      </w:r>
      <w:r>
        <w:t xml:space="preserve">2024;14(4):</w:t>
      </w:r>
      <w:ins w:id="264" w:author="Samuel T Harrold">
        <w:r>
          <w:t xml:space="preserve">25:</w:t>
        </w:r>
      </w:ins>
      <w:r>
        <w:t xml:space="preserve">1-</w:t>
      </w:r>
      <w:ins w:id="265" w:author="Samuel T Harrold">
        <w:r>
          <w:t xml:space="preserve">25:</w:t>
        </w:r>
      </w:ins>
      <w:r>
        <w:t xml:space="preserve">32.</w:t>
      </w:r>
      <w:r>
        <w:t xml:space="preserve"> </w:t>
      </w:r>
      <w:r>
        <w:t xml:space="preserve">doi:</w:t>
      </w:r>
      <w:hyperlink r:id="rId138">
        <w:r>
          <w:rPr>
            <w:rStyle w:val="Hyperlink"/>
          </w:rPr>
          <w:t xml:space="preserve">10.1145/3650114</w:t>
        </w:r>
      </w:hyperlink>
    </w:p>
    <w:p>
      <w:pPr>
        <w:pStyle w:val="BodyText"/>
      </w:pPr>
      <w:del w:id="368" w:author="Samuel T Harrold">
        <w:r>
          <w:delText xml:space="preserve">83.</w:delText>
        </w:r>
      </w:del>
      <w:ins w:id="266" w:author="Samuel T Harrold">
        <w:r>
          <w:t xml:space="preserve">81.</w:t>
        </w:r>
      </w:ins>
      <w:r>
        <w:t xml:space="preserve"> </w:t>
      </w:r>
      <w:r>
        <w:t xml:space="preserve">IBM. Francisco Partners to Acquire IBM’s Healthcare Data</w:t>
      </w:r>
      <w:r>
        <w:t xml:space="preserve"> </w:t>
      </w:r>
      <w:r>
        <w:t xml:space="preserve">and Analytics Assets.</w:t>
      </w:r>
      <w:r>
        <w:t xml:space="preserve"> </w:t>
      </w:r>
      <w:r>
        <w:rPr>
          <w:i/>
          <w:iCs/>
        </w:rPr>
        <w:t xml:space="preserve">IBM Newsroom</w:t>
      </w:r>
      <w:r>
        <w:t xml:space="preserve">. Published online 2022.</w:t>
      </w:r>
      <w:r>
        <w:t xml:space="preserve"> </w:t>
      </w:r>
      <w:hyperlink r:id="rId139">
        <w:r>
          <w:rPr>
            <w:rStyle w:val="Hyperlink"/>
          </w:rPr>
          <w:t xml:space="preserve">https://newsroom.ibm.com/2022-01-21-Francisco-Partners-to-Acquire-IBMs-Healthcare-Data-and-Analytics-Assets</w:t>
        </w:r>
      </w:hyperlink>
    </w:p>
    <w:p>
      <w:pPr>
        <w:pStyle w:val="BodyText"/>
      </w:pPr>
      <w:del w:id="369" w:author="Samuel T Harrold">
        <w:r>
          <w:delText xml:space="preserve">84.</w:delText>
        </w:r>
      </w:del>
      <w:ins w:id="267" w:author="Samuel T Harrold">
        <w:r>
          <w:t xml:space="preserve">82. Strickland</w:t>
        </w:r>
      </w:ins>
      <w:r>
        <w:t xml:space="preserve"> </w:t>
      </w:r>
      <w:r>
        <w:t xml:space="preserve">E.</w:t>
      </w:r>
      <w:del w:id="370" w:author="Samuel T Harrold">
        <w:r>
          <w:delText xml:space="preserve"> </w:delText>
        </w:r>
        <w:r>
          <w:delText xml:space="preserve">Strickland.</w:delText>
        </w:r>
      </w:del>
      <w:r>
        <w:t xml:space="preserve"> </w:t>
      </w:r>
      <w:r>
        <w:t xml:space="preserve">IBM Watson, heal</w:t>
      </w:r>
      <w:r>
        <w:t xml:space="preserve"> </w:t>
      </w:r>
      <w:r>
        <w:t xml:space="preserve">thyself: How IBM overpromised and underdelivered on AI health care.</w:t>
      </w:r>
      <w:r>
        <w:t xml:space="preserve"> </w:t>
      </w:r>
      <w:r>
        <w:rPr>
          <w:i/>
          <w:iCs/>
        </w:rPr>
        <w:t xml:space="preserve">IEEE Spectrum</w:t>
      </w:r>
      <w:r>
        <w:t xml:space="preserve">. 2019;56(4):24-31.</w:t>
      </w:r>
      <w:r>
        <w:t xml:space="preserve"> </w:t>
      </w:r>
      <w:r>
        <w:t xml:space="preserve">doi:</w:t>
      </w:r>
      <w:hyperlink r:id="rId140">
        <w:r>
          <w:rPr>
            <w:rStyle w:val="Hyperlink"/>
          </w:rPr>
          <w:t xml:space="preserve">10.1109/MSPEC.2019.8678513</w:t>
        </w:r>
      </w:hyperlink>
    </w:p>
    <w:p>
      <w:pPr>
        <w:pStyle w:val="BodyText"/>
      </w:pPr>
      <w:del w:id="371" w:author="Samuel T Harrold">
        <w:r>
          <w:delText xml:space="preserve">85. A LaVito.</w:delText>
        </w:r>
      </w:del>
      <w:ins w:id="268" w:author="Samuel T Harrold">
        <w:r>
          <w:t xml:space="preserve">83. Son H.</w:t>
        </w:r>
      </w:ins>
      <w:r>
        <w:t xml:space="preserve"> </w:t>
      </w:r>
      <w:r>
        <w:t xml:space="preserve">Haven, the Amazon-Berkshire-JPMorgan</w:t>
      </w:r>
      <w:r>
        <w:t xml:space="preserve"> </w:t>
      </w:r>
      <w:r>
        <w:t xml:space="preserve">venture to disrupt</w:t>
      </w:r>
      <w:r>
        <w:t xml:space="preserve"> </w:t>
      </w:r>
      <w:del w:id="372" w:author="Samuel T Harrold">
        <w:r>
          <w:delText xml:space="preserve">healthcare,</w:delText>
        </w:r>
      </w:del>
      <w:ins w:id="269" w:author="Samuel T Harrold">
        <w:r>
          <w:t xml:space="preserve">health care,</w:t>
        </w:r>
      </w:ins>
      <w:r>
        <w:t xml:space="preserve"> </w:t>
      </w:r>
      <w:r>
        <w:t xml:space="preserve">is disbanding after</w:t>
      </w:r>
      <w:r>
        <w:t xml:space="preserve"> </w:t>
      </w:r>
      <w:r>
        <w:t xml:space="preserve">3 years.</w:t>
      </w:r>
      <w:r>
        <w:t xml:space="preserve"> </w:t>
      </w:r>
      <w:r>
        <w:rPr>
          <w:i/>
          <w:iCs/>
        </w:rPr>
        <w:t xml:space="preserve">CNBC</w:t>
      </w:r>
      <w:r>
        <w:t xml:space="preserve">. Published online 2021.</w:t>
      </w:r>
      <w:r>
        <w:t xml:space="preserve"> </w:t>
      </w:r>
      <w:hyperlink r:id="rId141">
        <w:r>
          <w:rPr>
            <w:rStyle w:val="Hyperlink"/>
          </w:rPr>
          <w:t xml:space="preserve">https://www.cnbc.com/2021/01/04/haven-the-amazon-berkshire-jpmorgan-venture-to-disrupt-healthcare-is-disbanding-after-3-years.html</w:t>
        </w:r>
      </w:hyperlink>
    </w:p>
    <w:p>
      <w:pPr>
        <w:pStyle w:val="BodyText"/>
      </w:pPr>
      <w:del w:id="373" w:author="Samuel T Harrold">
        <w:r>
          <w:delText xml:space="preserve">86. J. M. Acchiardo, R. B. Gunderman.</w:delText>
        </w:r>
      </w:del>
      <w:ins w:id="270" w:author="Samuel T Harrold">
        <w:r>
          <w:t xml:space="preserve">84. Acchiardo JM, Gunderman</w:t>
        </w:r>
        <w:r>
          <w:t xml:space="preserve"> </w:t>
        </w:r>
        <w:r>
          <w:t xml:space="preserve">RB.</w:t>
        </w:r>
      </w:ins>
      <w:r>
        <w:t xml:space="preserve"> </w:t>
      </w:r>
      <w:r>
        <w:t xml:space="preserve">The Failure of Haven Healthcare: Lessons for Radiology Learners.</w:t>
      </w:r>
      <w:r>
        <w:t xml:space="preserve"> </w:t>
      </w:r>
      <w:r>
        <w:rPr>
          <w:i/>
          <w:iCs/>
        </w:rPr>
        <w:t xml:space="preserve">Academic Radiology</w:t>
      </w:r>
      <w:r>
        <w:t xml:space="preserve">. 2021;28(7):</w:t>
      </w:r>
      <w:del w:id="374" w:author="Samuel T Harrold">
        <w:r>
          <w:delText xml:space="preserve">1036-1037.</w:delText>
        </w:r>
      </w:del>
      <w:ins w:id="271" w:author="Samuel T Harrold">
        <w:r>
          <w:t xml:space="preserve">1029-1031.</w:t>
        </w:r>
      </w:ins>
      <w:r>
        <w:t xml:space="preserve"> </w:t>
      </w:r>
      <w:r>
        <w:t xml:space="preserve">doi:</w:t>
      </w:r>
      <w:del w:id="375" w:author="Samuel T Harrold">
        <w:hyperlink r:id="rId142">
          <w:r>
            <w:rPr>
              <w:rStyle w:val="Hyperlink"/>
            </w:rPr>
            <w:delText xml:space="preserve">10.1016/j.acra.2021.03.023</w:delText>
          </w:r>
        </w:hyperlink>
      </w:del>
    </w:p>
    <w:p>
      <w:pPr>
        <w:pStyle w:val="BodyText"/>
      </w:pPr>
      <w:del w:id="376" w:author="Samuel T Harrold">
        <w:r>
          <w:delText xml:space="preserve">87. J. Yang, H. Chesbrough, P. Hurmelinna-Laukkanen.</w:delText>
        </w:r>
        <w:r>
          <w:delText xml:space="preserve"> </w:delText>
        </w:r>
        <w:r>
          <w:rPr>
            <w:i/>
            <w:iCs/>
          </w:rPr>
          <w:delText xml:space="preserve">The rise,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fall, and resurrection of IBM Watson Health</w:delText>
        </w:r>
        <w:r>
          <w:delText xml:space="preserve">. University of Oulu; 2020.</w:delText>
        </w:r>
        <w:r>
          <w:delText xml:space="preserve"> </w:delText>
        </w:r>
        <w:hyperlink r:id="rId143">
          <w:r>
            <w:rPr>
              <w:rStyle w:val="Hyperlink"/>
            </w:rPr>
            <w:delText xml:space="preserve">https://oulurepo.oulu.fi/bitstream/handle/10024/27921/nbnfi-fe2020050424858.pdf</w:delText>
          </w:r>
        </w:hyperlink>
      </w:del>
    </w:p>
    <w:p>
      <w:pPr>
        <w:pStyle w:val="BodyText"/>
      </w:pPr>
      <w:ins w:id="272" w:author="Samuel T Harrold">
        <w:hyperlink r:id="rId144">
          <w:r>
            <w:rPr>
              <w:rStyle w:val="Hyperlink"/>
            </w:rPr>
            <w:t xml:space="preserve">10.1016/j.acra.2021.03.020</w:t>
          </w:r>
        </w:hyperlink>
      </w:ins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b/>
      <w:color w:val="1f1c1b"/>
      <w:shd w:val="clear" w:fill="ffffff"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b/>
      <w:color w:val="1f1c1b"/>
      <w:shd w:val="clear" w:fill="ffffff"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b/>
      <w:color w:val="644a9b"/>
      <w:shd w:val="clear" w:fill="ffffff"/>
    </w:rPr>
  </w:style>
  <w:style w:type="character" w:customStyle="1" w:styleId="ExtensionTok">
    <w:name w:val="ExtensionTok"/>
    <w:basedOn w:val="VerbatimChar"/>
    <w:rPr>
      <w:b/>
      <w:color w:val="0095ff"/>
      <w:shd w:val="clear" w:fill="ffffff"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b/>
      <w:color w:val="bf0303"/>
      <w:shd w:val="clear" w:fill="f7e6e6"/>
    </w:rPr>
  </w:style>
  <w:style w:type="character" w:customStyle="1" w:styleId="ErrorTok">
    <w:name w:val="ErrorTok"/>
    <w:basedOn w:val="VerbatimChar"/>
    <w:rPr>
      <w:color w:val="bf0303"/>
      <w:u/>
      <w:shd w:val="clear" w:fill="ffffff"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https://academic.oup.com/jpart/advance-article-abstract/doi/10.1093/jopart/muaf019/8162522" TargetMode="External" /><Relationship Type="http://schemas.openxmlformats.org/officeDocument/2006/relationships/hyperlink" Id="rId44" Target="https://api.wittkieffer.com/wp-content/uploads/2012/10/cio-insights-the-state-of-healthcare-it-leadership-wittkieffer-october-2024.pdf" TargetMode="External" /><Relationship Type="http://schemas.openxmlformats.org/officeDocument/2006/relationships/hyperlink" Id="rId76" Target="https://arxiv.org/abs/2301.07695" TargetMode="External" /><Relationship Type="http://schemas.openxmlformats.org/officeDocument/2006/relationships/hyperlink" Id="rId87" Target="https://arxiv.org/abs/2403.09226" TargetMode="External" /><Relationship Type="http://schemas.openxmlformats.org/officeDocument/2006/relationships/hyperlink" Id="rId135" Target="https://arxiv.org/abs/2511.14718" TargetMode="External" /><Relationship Type="http://schemas.openxmlformats.org/officeDocument/2006/relationships/hyperlink" Id="rId127" Target="https://books.google.com/books?id=9uqiEAAAQBAJ" TargetMode="External" /><Relationship Type="http://schemas.openxmlformats.org/officeDocument/2006/relationships/hyperlink" Id="rId131" Target="https://books.google.com/books?id=dJtmVz3nrOUC" TargetMode="External" /><Relationship Type="http://schemas.openxmlformats.org/officeDocument/2006/relationships/hyperlink" Id="rId95" Target="https://doi.org/10.1001/jamanetworkopen.2021.1793" TargetMode="External" /><Relationship Type="http://schemas.openxmlformats.org/officeDocument/2006/relationships/hyperlink" Id="rId47" Target="https://doi.org/10.1002/nop2.2097" TargetMode="External" /><Relationship Type="http://schemas.openxmlformats.org/officeDocument/2006/relationships/hyperlink" Id="rId137" Target="https://doi.org/10.1007/978-3-032-16638-8_11" TargetMode="External" /><Relationship Type="http://schemas.openxmlformats.org/officeDocument/2006/relationships/hyperlink" Id="rId82" Target="https://doi.org/10.1007/s00779-007-0146-3" TargetMode="External" /><Relationship Type="http://schemas.openxmlformats.org/officeDocument/2006/relationships/hyperlink" Id="rId79" Target="https://doi.org/10.1007/s10462-022-10246-w" TargetMode="External" /><Relationship Type="http://schemas.openxmlformats.org/officeDocument/2006/relationships/hyperlink" Id="rId129" Target="https://doi.org/10.1007/s10728-025-00537-y" TargetMode="External" /><Relationship Type="http://schemas.openxmlformats.org/officeDocument/2006/relationships/hyperlink" Id="rId105" Target="https://doi.org/10.1007/s12599-016-0424-6" TargetMode="External" /><Relationship Type="http://schemas.openxmlformats.org/officeDocument/2006/relationships/hyperlink" Id="rId89" Target="https://doi.org/10.1007/s41471-024-00205-2" TargetMode="External" /><Relationship Type="http://schemas.openxmlformats.org/officeDocument/2006/relationships/hyperlink" Id="rId144" Target="https://doi.org/10.1016/j.acra.2021.03.020" TargetMode="External" /><Relationship Type="http://schemas.openxmlformats.org/officeDocument/2006/relationships/hyperlink" Id="rId142" Target="https://doi.org/10.1016/j.acra.2021.03.023" TargetMode="External" /><Relationship Type="http://schemas.openxmlformats.org/officeDocument/2006/relationships/hyperlink" Id="rId80" Target="https://doi.org/10.1016/j.ijinfomgt.2003.12.012" TargetMode="External" /><Relationship Type="http://schemas.openxmlformats.org/officeDocument/2006/relationships/hyperlink" Id="rId88" Target="https://doi.org/10.1016/j.ijinfomgt.2017.08.005" TargetMode="External" /><Relationship Type="http://schemas.openxmlformats.org/officeDocument/2006/relationships/hyperlink" Id="rId60" Target="https://doi.org/10.1016/j.ijrobp.2015.12.355" TargetMode="External" /><Relationship Type="http://schemas.openxmlformats.org/officeDocument/2006/relationships/hyperlink" Id="rId59" Target="https://doi.org/10.1016/j.ijrobp.2016.03.003" TargetMode="External" /><Relationship Type="http://schemas.openxmlformats.org/officeDocument/2006/relationships/hyperlink" Id="rId109" Target="https://doi.org/10.1016/j.patcog.2025.111601" TargetMode="External" /><Relationship Type="http://schemas.openxmlformats.org/officeDocument/2006/relationships/hyperlink" Id="rId110" Target="https://doi.org/10.1016/j.patcog.2025.111800" TargetMode="External" /><Relationship Type="http://schemas.openxmlformats.org/officeDocument/2006/relationships/hyperlink" Id="rId50" Target="https://doi.org/10.1016/j.techfore.2015.12.019" TargetMode="External" /><Relationship Type="http://schemas.openxmlformats.org/officeDocument/2006/relationships/hyperlink" Id="rId55" Target="https://doi.org/10.1057/palgrave.emr.1500057" TargetMode="External" /><Relationship Type="http://schemas.openxmlformats.org/officeDocument/2006/relationships/hyperlink" Id="rId101" Target="https://doi.org/10.1080/02683960110132070" TargetMode="External" /><Relationship Type="http://schemas.openxmlformats.org/officeDocument/2006/relationships/hyperlink" Id="rId52" Target="https://doi.org/10.1080/08109020050000627" TargetMode="External" /><Relationship Type="http://schemas.openxmlformats.org/officeDocument/2006/relationships/hyperlink" Id="rId53" Target="https://doi.org/10.1080/13501763.2018.1535612" TargetMode="External" /><Relationship Type="http://schemas.openxmlformats.org/officeDocument/2006/relationships/hyperlink" Id="rId100" Target="https://doi.org/10.1080/20479700.2018.1531606" TargetMode="External" /><Relationship Type="http://schemas.openxmlformats.org/officeDocument/2006/relationships/hyperlink" Id="rId130" Target="https://doi.org/10.1093/jamia/ocae209" TargetMode="External" /><Relationship Type="http://schemas.openxmlformats.org/officeDocument/2006/relationships/hyperlink" Id="rId51" Target="https://doi.org/10.1093/jamia/ocaf019" TargetMode="External" /><Relationship Type="http://schemas.openxmlformats.org/officeDocument/2006/relationships/hyperlink" Id="rId112" Target="https://doi.org/10.1093/jamia/ocy178" TargetMode="External" /><Relationship Type="http://schemas.openxmlformats.org/officeDocument/2006/relationships/hyperlink" Id="rId41" Target="https://doi.org/10.1093/jamiaopen/ooae058" TargetMode="External" /><Relationship Type="http://schemas.openxmlformats.org/officeDocument/2006/relationships/hyperlink" Id="rId43" Target="https://doi.org/10.1093/jopart/muaf019" TargetMode="External" /><Relationship Type="http://schemas.openxmlformats.org/officeDocument/2006/relationships/hyperlink" Id="rId121" Target="https://doi.org/10.1097/JHM-D-24-00084" TargetMode="External" /><Relationship Type="http://schemas.openxmlformats.org/officeDocument/2006/relationships/hyperlink" Id="rId48" Target="https://doi.org/10.1097/PHH.0000000000001234" TargetMode="External" /><Relationship Type="http://schemas.openxmlformats.org/officeDocument/2006/relationships/hyperlink" Id="rId67" Target="https://doi.org/10.1108/13673270610650067" TargetMode="External" /><Relationship Type="http://schemas.openxmlformats.org/officeDocument/2006/relationships/hyperlink" Id="rId72" Target="https://doi.org/10.1108/JKM-02-2024-0203" TargetMode="External" /><Relationship Type="http://schemas.openxmlformats.org/officeDocument/2006/relationships/hyperlink" Id="rId71" Target="https://doi.org/10.1108/JKM-03-2024-0262" TargetMode="External" /><Relationship Type="http://schemas.openxmlformats.org/officeDocument/2006/relationships/hyperlink" Id="rId70" Target="https://doi.org/10.1108/JKM-08-2016-0338" TargetMode="External" /><Relationship Type="http://schemas.openxmlformats.org/officeDocument/2006/relationships/hyperlink" Id="rId126" Target="https://doi.org/10.1109/BigData66926.2025.11402102" TargetMode="External" /><Relationship Type="http://schemas.openxmlformats.org/officeDocument/2006/relationships/hyperlink" Id="rId125" Target="https://doi.org/10.1109/ICSE-SEIP62840.2025.00045" TargetMode="External" /><Relationship Type="http://schemas.openxmlformats.org/officeDocument/2006/relationships/hyperlink" Id="rId140" Target="https://doi.org/10.1109/MSPEC.2019.8678513" TargetMode="External" /><Relationship Type="http://schemas.openxmlformats.org/officeDocument/2006/relationships/hyperlink" Id="rId86" Target="https://doi.org/10.1109/TKDE.2018.2831214" TargetMode="External" /><Relationship Type="http://schemas.openxmlformats.org/officeDocument/2006/relationships/hyperlink" Id="rId90" Target="https://doi.org/10.1111/1475-6773.12002" TargetMode="External" /><Relationship Type="http://schemas.openxmlformats.org/officeDocument/2006/relationships/hyperlink" Id="rId73" Target="https://doi.org/10.1111/j.1540-5885.2010.00798.x" TargetMode="External" /><Relationship Type="http://schemas.openxmlformats.org/officeDocument/2006/relationships/hyperlink" Id="rId63" Target="https://doi.org/10.1145/1017114.1017118" TargetMode="External" /><Relationship Type="http://schemas.openxmlformats.org/officeDocument/2006/relationships/hyperlink" Id="rId115" Target="https://doi.org/10.1145/320251.320253" TargetMode="External" /><Relationship Type="http://schemas.openxmlformats.org/officeDocument/2006/relationships/hyperlink" Id="rId85" Target="https://doi.org/10.1145/3357223.3362726" TargetMode="External" /><Relationship Type="http://schemas.openxmlformats.org/officeDocument/2006/relationships/hyperlink" Id="rId57" Target="https://doi.org/10.1145/3366423.3380120" TargetMode="External" /><Relationship Type="http://schemas.openxmlformats.org/officeDocument/2006/relationships/hyperlink" Id="rId138" Target="https://doi.org/10.1145/3650114" TargetMode="External" /><Relationship Type="http://schemas.openxmlformats.org/officeDocument/2006/relationships/hyperlink" Id="rId46" Target="https://doi.org/10.1155/2024/5063998" TargetMode="External" /><Relationship Type="http://schemas.openxmlformats.org/officeDocument/2006/relationships/hyperlink" Id="rId75" Target="https://doi.org/10.1177/1350508407071859" TargetMode="External" /><Relationship Type="http://schemas.openxmlformats.org/officeDocument/2006/relationships/hyperlink" Id="rId61" Target="https://doi.org/10.1186/1478-4491-11-35" TargetMode="External" /><Relationship Type="http://schemas.openxmlformats.org/officeDocument/2006/relationships/hyperlink" Id="rId119" Target="https://doi.org/10.1186/s12913-023-09242-9" TargetMode="External" /><Relationship Type="http://schemas.openxmlformats.org/officeDocument/2006/relationships/hyperlink" Id="rId103" Target="https://doi.org/10.1186/s12913-025-12966-5" TargetMode="External" /><Relationship Type="http://schemas.openxmlformats.org/officeDocument/2006/relationships/hyperlink" Id="rId99" Target="https://doi.org/10.1186/s40537-019-0170-y" TargetMode="External" /><Relationship Type="http://schemas.openxmlformats.org/officeDocument/2006/relationships/hyperlink" Id="rId54" Target="https://doi.org/10.1287/mnsc.1040.0273" TargetMode="External" /><Relationship Type="http://schemas.openxmlformats.org/officeDocument/2006/relationships/hyperlink" Id="rId102" Target="https://doi.org/10.15446/innovar.v31n81.95582" TargetMode="External" /><Relationship Type="http://schemas.openxmlformats.org/officeDocument/2006/relationships/hyperlink" Id="rId118" Target="https://doi.org/10.2139/ssrn.5268176" TargetMode="External" /><Relationship Type="http://schemas.openxmlformats.org/officeDocument/2006/relationships/hyperlink" Id="rId93" Target="https://doi.org/10.2196/56316" TargetMode="External" /><Relationship Type="http://schemas.openxmlformats.org/officeDocument/2006/relationships/hyperlink" Id="rId91" Target="https://doi.org/10.2307/2393298" TargetMode="External" /><Relationship Type="http://schemas.openxmlformats.org/officeDocument/2006/relationships/hyperlink" Id="rId133" Target="https://doi.org/10.2308/isys-51386" TargetMode="External" /><Relationship Type="http://schemas.openxmlformats.org/officeDocument/2006/relationships/hyperlink" Id="rId134" Target="https://doi.org/10.2308/isys-51579" TargetMode="External" /><Relationship Type="http://schemas.openxmlformats.org/officeDocument/2006/relationships/hyperlink" Id="rId106" Target="https://doi.org/10.24251/HICSS.2020.659" TargetMode="External" /><Relationship Type="http://schemas.openxmlformats.org/officeDocument/2006/relationships/hyperlink" Id="rId98" Target="https://doi.org/10.25163/business.1110345" TargetMode="External" /><Relationship Type="http://schemas.openxmlformats.org/officeDocument/2006/relationships/hyperlink" Id="rId123" Target="https://doi.org/10.32628/CSEIT25111239" TargetMode="External" /><Relationship Type="http://schemas.openxmlformats.org/officeDocument/2006/relationships/hyperlink" Id="rId108" Target="https://doi.org/10.3389/fdata.2024.1371680" TargetMode="External" /><Relationship Type="http://schemas.openxmlformats.org/officeDocument/2006/relationships/hyperlink" Id="rId64" Target="https://doi.org/10.3389/fpsyg.2019.02730" TargetMode="External" /><Relationship Type="http://schemas.openxmlformats.org/officeDocument/2006/relationships/hyperlink" Id="rId107" Target="https://doi.org/10.3390/bdcc9100256" TargetMode="External" /><Relationship Type="http://schemas.openxmlformats.org/officeDocument/2006/relationships/hyperlink" Id="rId62" Target="https://doi.org/10.3414/ME5119" TargetMode="External" /><Relationship Type="http://schemas.openxmlformats.org/officeDocument/2006/relationships/hyperlink" Id="rId84" Target="https://doi.org/10.63282/3050-9262.IJAIDSML-V6I4P130" TargetMode="External" /><Relationship Type="http://schemas.openxmlformats.org/officeDocument/2006/relationships/hyperlink" Id="rId96" Target="https://doi.org/10.69554/QHSO5671" TargetMode="External" /><Relationship Type="http://schemas.openxmlformats.org/officeDocument/2006/relationships/hyperlink" Id="rId97" Target="https://doi.org/10.69554/RITW9729" TargetMode="External" /><Relationship Type="http://schemas.openxmlformats.org/officeDocument/2006/relationships/hyperlink" Id="rId136" Target="https://doi.org/10.7326/ANNALS-25-00739" TargetMode="External" /><Relationship Type="http://schemas.openxmlformats.org/officeDocument/2006/relationships/hyperlink" Id="rId56" Target="https://doi.org/10.7551/mitpress/9302.001.0001" TargetMode="External" /><Relationship Type="http://schemas.openxmlformats.org/officeDocument/2006/relationships/hyperlink" Id="rId65" Target="https://dspace.flinders.edu.au/jspui/bitstream/2328/3326/4/AACODS_Checklist.pdf" TargetMode="External" /><Relationship Type="http://schemas.openxmlformats.org/officeDocument/2006/relationships/hyperlink" Id="rId66" Target="https://fac.flinders.edu.au/dspace/api/core/bitstreams/e94a96eb-0334-4300-8880-c836d4d9a676/content" TargetMode="External" /><Relationship Type="http://schemas.openxmlformats.org/officeDocument/2006/relationships/hyperlink" Id="rId94" Target="https://jamanetwork.com/journals/jamanetworkopen/fullarticle/2777777" TargetMode="External" /><Relationship Type="http://schemas.openxmlformats.org/officeDocument/2006/relationships/hyperlink" Id="rId120" Target="https://journals.lww.com/jhmonline/fulltext/2025/05000/organizational_resilience_in_healthcare__a_scoping.4.aspx" TargetMode="External" /><Relationship Type="http://schemas.openxmlformats.org/officeDocument/2006/relationships/hyperlink" Id="rId78" Target="https://link.springer.com/content/pdf/10.1007/s10462-022-10246-w.pdf" TargetMode="External" /><Relationship Type="http://schemas.openxmlformats.org/officeDocument/2006/relationships/hyperlink" Id="rId139" Target="https://newsroom.ibm.com/2022-01-21-Francisco-Partners-to-Acquire-IBMs-Healthcare-Data-and-Analytics-Assets" TargetMode="External" /><Relationship Type="http://schemas.openxmlformats.org/officeDocument/2006/relationships/hyperlink" Id="rId58" Target="https://onlinelibrary.wiley.com/doi/abs/10.1057/palgrave.emr.1500057" TargetMode="External" /><Relationship Type="http://schemas.openxmlformats.org/officeDocument/2006/relationships/hyperlink" Id="rId143" Target="https://oulurepo.oulu.fi/bitstream/handle/10024/27921/nbnfi-fe2020050424858.pdf" TargetMode="External" /><Relationship Type="http://schemas.openxmlformats.org/officeDocument/2006/relationships/hyperlink" Id="rId128" Target="https://pages.himss.org/LP-HA-Case-Study-UC-Davis.html" TargetMode="External" /><Relationship Type="http://schemas.openxmlformats.org/officeDocument/2006/relationships/hyperlink" Id="rId117" Target="https://papers.ssrn.com/sol3/papers.cfm?abstract_id=5268176" TargetMode="External" /><Relationship Type="http://schemas.openxmlformats.org/officeDocument/2006/relationships/hyperlink" Id="rId111" Target="https://pmc.ncbi.nlm.nih.gov/articles/PMC10785918/" TargetMode="External" /><Relationship Type="http://schemas.openxmlformats.org/officeDocument/2006/relationships/hyperlink" Id="rId114" Target="https://resources.anthropic.com/code-modernization-playbook" TargetMode="External" /><Relationship Type="http://schemas.openxmlformats.org/officeDocument/2006/relationships/hyperlink" Id="rId104" Target="https://search.proquest.com/openview/9a3a9ef301c01ff0129d07f685b8643f/1" TargetMode="External" /><Relationship Type="http://schemas.openxmlformats.org/officeDocument/2006/relationships/hyperlink" Id="rId122" Target="https://search.proquest.com/openview/aa9acce88c488cbb8c6b3c8339062319/1" TargetMode="External" /><Relationship Type="http://schemas.openxmlformats.org/officeDocument/2006/relationships/hyperlink" Id="rId74" Target="https://wendyju.com/publications/18_ijee3593.pdf" TargetMode="External" /><Relationship Type="http://schemas.openxmlformats.org/officeDocument/2006/relationships/hyperlink" Id="rId81" Target="https://www.academia.edu/download/41283190/Design_and_evaluation_of_systems_to_supp20160117-25708-98zc50.pdf" TargetMode="External" /><Relationship Type="http://schemas.openxmlformats.org/officeDocument/2006/relationships/hyperlink" Id="rId49" Target="https://www.ahima.org/news-publications/press-room-press-releases/2023-press-releases/health-information-workforce-shortages-persist-as-ai-shows-promise-ahima-survey-reveals/" TargetMode="External" /><Relationship Type="http://schemas.openxmlformats.org/officeDocument/2006/relationships/hyperlink" Id="rId116" Target="https://www.allmultidisciplinaryjournal.com/uploads/archives/20250306182550_MGE-2025-2-018.1.pdf" TargetMode="External" /><Relationship Type="http://schemas.openxmlformats.org/officeDocument/2006/relationships/hyperlink" Id="rId141" Target="https://www.cnbc.com/2021/01/04/haven-the-amazon-berkshire-jpmorgan-venture-to-disrupt-healthcare-is-disbanding-after-3-years.html" TargetMode="External" /><Relationship Type="http://schemas.openxmlformats.org/officeDocument/2006/relationships/hyperlink" Id="rId69" Target="https://www.diva-portal.org/smash/record.jsf?pid=diva2:1684142" TargetMode="External" /><Relationship Type="http://schemas.openxmlformats.org/officeDocument/2006/relationships/hyperlink" Id="rId39" Target="https://www.healthcareitnews.com/news/asia/himss24-apac-adoption-model-analytics-maturity-gets-facelift" TargetMode="External" /><Relationship Type="http://schemas.openxmlformats.org/officeDocument/2006/relationships/hyperlink" Id="rId92" Target="https://www.healthcatalyst.com/learn/insights/healthcare-analytics-adoption-model-roadmap-analytic-maturity" TargetMode="External" /><Relationship Type="http://schemas.openxmlformats.org/officeDocument/2006/relationships/hyperlink" Id="rId38" Target="https://www.himss.org/maturity-models/amam/" TargetMode="External" /><Relationship Type="http://schemas.openxmlformats.org/officeDocument/2006/relationships/hyperlink" Id="rId45" Target="https://www.himss.org/resources/the-future-of-workforce/" TargetMode="External" /><Relationship Type="http://schemas.openxmlformats.org/officeDocument/2006/relationships/hyperlink" Id="rId124" Target="https://www.ijaidr.com/papers/2023/1/1299.pdf" TargetMode="External" /><Relationship Type="http://schemas.openxmlformats.org/officeDocument/2006/relationships/hyperlink" Id="rId113" Target="https://www.ijetcsit.org/index.php/ijetcsit/article/view/458" TargetMode="External" /><Relationship Type="http://schemas.openxmlformats.org/officeDocument/2006/relationships/hyperlink" Id="rId132" Target="https://www.ijetcsit.org/index.php/ijetcsit/article/view/522" TargetMode="External" /><Relationship Type="http://schemas.openxmlformats.org/officeDocument/2006/relationships/hyperlink" Id="rId68" Target="https://www.nsinursingsolutions.com/documents/library/nsi_national_health_care_retention_report.pdf" TargetMode="External" /><Relationship Type="http://schemas.openxmlformats.org/officeDocument/2006/relationships/hyperlink" Id="rId40" Target="https://www.nyulawreview.org/issues/volume-94-number-4/data-standardization/" TargetMode="External" /><Relationship Type="http://schemas.openxmlformats.org/officeDocument/2006/relationships/hyperlink" Id="rId83" Target="https://www.quantbeckman.com/api/v1/file/5b240742-bf0d-4f8c-a0f9-cb29fab42611.pdf" TargetMode="External" /><Relationship Type="http://schemas.openxmlformats.org/officeDocument/2006/relationships/hyperlink" Id="rId77" Target="https://www.tdx.cat/bitstream/handle/10803/695722/TGJBR1de1.pdf?sequence=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academic.oup.com/jpart/advance-article-abstract/doi/10.1093/jopart/muaf019/8162522" TargetMode="External" /><Relationship Type="http://schemas.openxmlformats.org/officeDocument/2006/relationships/hyperlink" Id="rId44" Target="https://api.wittkieffer.com/wp-content/uploads/2012/10/cio-insights-the-state-of-healthcare-it-leadership-wittkieffer-october-2024.pdf" TargetMode="External" /><Relationship Type="http://schemas.openxmlformats.org/officeDocument/2006/relationships/hyperlink" Id="rId76" Target="https://arxiv.org/abs/2301.07695" TargetMode="External" /><Relationship Type="http://schemas.openxmlformats.org/officeDocument/2006/relationships/hyperlink" Id="rId87" Target="https://arxiv.org/abs/2403.09226" TargetMode="External" /><Relationship Type="http://schemas.openxmlformats.org/officeDocument/2006/relationships/hyperlink" Id="rId135" Target="https://arxiv.org/abs/2511.14718" TargetMode="External" /><Relationship Type="http://schemas.openxmlformats.org/officeDocument/2006/relationships/hyperlink" Id="rId127" Target="https://books.google.com/books?id=9uqiEAAAQBAJ" TargetMode="External" /><Relationship Type="http://schemas.openxmlformats.org/officeDocument/2006/relationships/hyperlink" Id="rId131" Target="https://books.google.com/books?id=dJtmVz3nrOUC" TargetMode="External" /><Relationship Type="http://schemas.openxmlformats.org/officeDocument/2006/relationships/hyperlink" Id="rId95" Target="https://doi.org/10.1001/jamanetworkopen.2021.1793" TargetMode="External" /><Relationship Type="http://schemas.openxmlformats.org/officeDocument/2006/relationships/hyperlink" Id="rId47" Target="https://doi.org/10.1002/nop2.2097" TargetMode="External" /><Relationship Type="http://schemas.openxmlformats.org/officeDocument/2006/relationships/hyperlink" Id="rId137" Target="https://doi.org/10.1007/978-3-032-16638-8_11" TargetMode="External" /><Relationship Type="http://schemas.openxmlformats.org/officeDocument/2006/relationships/hyperlink" Id="rId82" Target="https://doi.org/10.1007/s00779-007-0146-3" TargetMode="External" /><Relationship Type="http://schemas.openxmlformats.org/officeDocument/2006/relationships/hyperlink" Id="rId79" Target="https://doi.org/10.1007/s10462-022-10246-w" TargetMode="External" /><Relationship Type="http://schemas.openxmlformats.org/officeDocument/2006/relationships/hyperlink" Id="rId129" Target="https://doi.org/10.1007/s10728-025-00537-y" TargetMode="External" /><Relationship Type="http://schemas.openxmlformats.org/officeDocument/2006/relationships/hyperlink" Id="rId105" Target="https://doi.org/10.1007/s12599-016-0424-6" TargetMode="External" /><Relationship Type="http://schemas.openxmlformats.org/officeDocument/2006/relationships/hyperlink" Id="rId89" Target="https://doi.org/10.1007/s41471-024-00205-2" TargetMode="External" /><Relationship Type="http://schemas.openxmlformats.org/officeDocument/2006/relationships/hyperlink" Id="rId144" Target="https://doi.org/10.1016/j.acra.2021.03.020" TargetMode="External" /><Relationship Type="http://schemas.openxmlformats.org/officeDocument/2006/relationships/hyperlink" Id="rId142" Target="https://doi.org/10.1016/j.acra.2021.03.023" TargetMode="External" /><Relationship Type="http://schemas.openxmlformats.org/officeDocument/2006/relationships/hyperlink" Id="rId80" Target="https://doi.org/10.1016/j.ijinfomgt.2003.12.012" TargetMode="External" /><Relationship Type="http://schemas.openxmlformats.org/officeDocument/2006/relationships/hyperlink" Id="rId88" Target="https://doi.org/10.1016/j.ijinfomgt.2017.08.005" TargetMode="External" /><Relationship Type="http://schemas.openxmlformats.org/officeDocument/2006/relationships/hyperlink" Id="rId60" Target="https://doi.org/10.1016/j.ijrobp.2015.12.355" TargetMode="External" /><Relationship Type="http://schemas.openxmlformats.org/officeDocument/2006/relationships/hyperlink" Id="rId59" Target="https://doi.org/10.1016/j.ijrobp.2016.03.003" TargetMode="External" /><Relationship Type="http://schemas.openxmlformats.org/officeDocument/2006/relationships/hyperlink" Id="rId109" Target="https://doi.org/10.1016/j.patcog.2025.111601" TargetMode="External" /><Relationship Type="http://schemas.openxmlformats.org/officeDocument/2006/relationships/hyperlink" Id="rId110" Target="https://doi.org/10.1016/j.patcog.2025.111800" TargetMode="External" /><Relationship Type="http://schemas.openxmlformats.org/officeDocument/2006/relationships/hyperlink" Id="rId50" Target="https://doi.org/10.1016/j.techfore.2015.12.019" TargetMode="External" /><Relationship Type="http://schemas.openxmlformats.org/officeDocument/2006/relationships/hyperlink" Id="rId55" Target="https://doi.org/10.1057/palgrave.emr.1500057" TargetMode="External" /><Relationship Type="http://schemas.openxmlformats.org/officeDocument/2006/relationships/hyperlink" Id="rId101" Target="https://doi.org/10.1080/02683960110132070" TargetMode="External" /><Relationship Type="http://schemas.openxmlformats.org/officeDocument/2006/relationships/hyperlink" Id="rId52" Target="https://doi.org/10.1080/08109020050000627" TargetMode="External" /><Relationship Type="http://schemas.openxmlformats.org/officeDocument/2006/relationships/hyperlink" Id="rId53" Target="https://doi.org/10.1080/13501763.2018.1535612" TargetMode="External" /><Relationship Type="http://schemas.openxmlformats.org/officeDocument/2006/relationships/hyperlink" Id="rId100" Target="https://doi.org/10.1080/20479700.2018.1531606" TargetMode="External" /><Relationship Type="http://schemas.openxmlformats.org/officeDocument/2006/relationships/hyperlink" Id="rId130" Target="https://doi.org/10.1093/jamia/ocae209" TargetMode="External" /><Relationship Type="http://schemas.openxmlformats.org/officeDocument/2006/relationships/hyperlink" Id="rId51" Target="https://doi.org/10.1093/jamia/ocaf019" TargetMode="External" /><Relationship Type="http://schemas.openxmlformats.org/officeDocument/2006/relationships/hyperlink" Id="rId112" Target="https://doi.org/10.1093/jamia/ocy178" TargetMode="External" /><Relationship Type="http://schemas.openxmlformats.org/officeDocument/2006/relationships/hyperlink" Id="rId41" Target="https://doi.org/10.1093/jamiaopen/ooae058" TargetMode="External" /><Relationship Type="http://schemas.openxmlformats.org/officeDocument/2006/relationships/hyperlink" Id="rId43" Target="https://doi.org/10.1093/jopart/muaf019" TargetMode="External" /><Relationship Type="http://schemas.openxmlformats.org/officeDocument/2006/relationships/hyperlink" Id="rId121" Target="https://doi.org/10.1097/JHM-D-24-00084" TargetMode="External" /><Relationship Type="http://schemas.openxmlformats.org/officeDocument/2006/relationships/hyperlink" Id="rId48" Target="https://doi.org/10.1097/PHH.0000000000001234" TargetMode="External" /><Relationship Type="http://schemas.openxmlformats.org/officeDocument/2006/relationships/hyperlink" Id="rId67" Target="https://doi.org/10.1108/13673270610650067" TargetMode="External" /><Relationship Type="http://schemas.openxmlformats.org/officeDocument/2006/relationships/hyperlink" Id="rId72" Target="https://doi.org/10.1108/JKM-02-2024-0203" TargetMode="External" /><Relationship Type="http://schemas.openxmlformats.org/officeDocument/2006/relationships/hyperlink" Id="rId71" Target="https://doi.org/10.1108/JKM-03-2024-0262" TargetMode="External" /><Relationship Type="http://schemas.openxmlformats.org/officeDocument/2006/relationships/hyperlink" Id="rId70" Target="https://doi.org/10.1108/JKM-08-2016-0338" TargetMode="External" /><Relationship Type="http://schemas.openxmlformats.org/officeDocument/2006/relationships/hyperlink" Id="rId126" Target="https://doi.org/10.1109/BigData66926.2025.11402102" TargetMode="External" /><Relationship Type="http://schemas.openxmlformats.org/officeDocument/2006/relationships/hyperlink" Id="rId125" Target="https://doi.org/10.1109/ICSE-SEIP62840.2025.00045" TargetMode="External" /><Relationship Type="http://schemas.openxmlformats.org/officeDocument/2006/relationships/hyperlink" Id="rId140" Target="https://doi.org/10.1109/MSPEC.2019.8678513" TargetMode="External" /><Relationship Type="http://schemas.openxmlformats.org/officeDocument/2006/relationships/hyperlink" Id="rId86" Target="https://doi.org/10.1109/TKDE.2018.2831214" TargetMode="External" /><Relationship Type="http://schemas.openxmlformats.org/officeDocument/2006/relationships/hyperlink" Id="rId90" Target="https://doi.org/10.1111/1475-6773.12002" TargetMode="External" /><Relationship Type="http://schemas.openxmlformats.org/officeDocument/2006/relationships/hyperlink" Id="rId73" Target="https://doi.org/10.1111/j.1540-5885.2010.00798.x" TargetMode="External" /><Relationship Type="http://schemas.openxmlformats.org/officeDocument/2006/relationships/hyperlink" Id="rId63" Target="https://doi.org/10.1145/1017114.1017118" TargetMode="External" /><Relationship Type="http://schemas.openxmlformats.org/officeDocument/2006/relationships/hyperlink" Id="rId115" Target="https://doi.org/10.1145/320251.320253" TargetMode="External" /><Relationship Type="http://schemas.openxmlformats.org/officeDocument/2006/relationships/hyperlink" Id="rId85" Target="https://doi.org/10.1145/3357223.3362726" TargetMode="External" /><Relationship Type="http://schemas.openxmlformats.org/officeDocument/2006/relationships/hyperlink" Id="rId57" Target="https://doi.org/10.1145/3366423.3380120" TargetMode="External" /><Relationship Type="http://schemas.openxmlformats.org/officeDocument/2006/relationships/hyperlink" Id="rId138" Target="https://doi.org/10.1145/3650114" TargetMode="External" /><Relationship Type="http://schemas.openxmlformats.org/officeDocument/2006/relationships/hyperlink" Id="rId46" Target="https://doi.org/10.1155/2024/5063998" TargetMode="External" /><Relationship Type="http://schemas.openxmlformats.org/officeDocument/2006/relationships/hyperlink" Id="rId75" Target="https://doi.org/10.1177/1350508407071859" TargetMode="External" /><Relationship Type="http://schemas.openxmlformats.org/officeDocument/2006/relationships/hyperlink" Id="rId61" Target="https://doi.org/10.1186/1478-4491-11-35" TargetMode="External" /><Relationship Type="http://schemas.openxmlformats.org/officeDocument/2006/relationships/hyperlink" Id="rId119" Target="https://doi.org/10.1186/s12913-023-09242-9" TargetMode="External" /><Relationship Type="http://schemas.openxmlformats.org/officeDocument/2006/relationships/hyperlink" Id="rId103" Target="https://doi.org/10.1186/s12913-025-12966-5" TargetMode="External" /><Relationship Type="http://schemas.openxmlformats.org/officeDocument/2006/relationships/hyperlink" Id="rId99" Target="https://doi.org/10.1186/s40537-019-0170-y" TargetMode="External" /><Relationship Type="http://schemas.openxmlformats.org/officeDocument/2006/relationships/hyperlink" Id="rId54" Target="https://doi.org/10.1287/mnsc.1040.0273" TargetMode="External" /><Relationship Type="http://schemas.openxmlformats.org/officeDocument/2006/relationships/hyperlink" Id="rId102" Target="https://doi.org/10.15446/innovar.v31n81.95582" TargetMode="External" /><Relationship Type="http://schemas.openxmlformats.org/officeDocument/2006/relationships/hyperlink" Id="rId118" Target="https://doi.org/10.2139/ssrn.5268176" TargetMode="External" /><Relationship Type="http://schemas.openxmlformats.org/officeDocument/2006/relationships/hyperlink" Id="rId93" Target="https://doi.org/10.2196/56316" TargetMode="External" /><Relationship Type="http://schemas.openxmlformats.org/officeDocument/2006/relationships/hyperlink" Id="rId91" Target="https://doi.org/10.2307/2393298" TargetMode="External" /><Relationship Type="http://schemas.openxmlformats.org/officeDocument/2006/relationships/hyperlink" Id="rId133" Target="https://doi.org/10.2308/isys-51386" TargetMode="External" /><Relationship Type="http://schemas.openxmlformats.org/officeDocument/2006/relationships/hyperlink" Id="rId134" Target="https://doi.org/10.2308/isys-51579" TargetMode="External" /><Relationship Type="http://schemas.openxmlformats.org/officeDocument/2006/relationships/hyperlink" Id="rId106" Target="https://doi.org/10.24251/HICSS.2020.659" TargetMode="External" /><Relationship Type="http://schemas.openxmlformats.org/officeDocument/2006/relationships/hyperlink" Id="rId98" Target="https://doi.org/10.25163/business.1110345" TargetMode="External" /><Relationship Type="http://schemas.openxmlformats.org/officeDocument/2006/relationships/hyperlink" Id="rId123" Target="https://doi.org/10.32628/CSEIT25111239" TargetMode="External" /><Relationship Type="http://schemas.openxmlformats.org/officeDocument/2006/relationships/hyperlink" Id="rId108" Target="https://doi.org/10.3389/fdata.2024.1371680" TargetMode="External" /><Relationship Type="http://schemas.openxmlformats.org/officeDocument/2006/relationships/hyperlink" Id="rId64" Target="https://doi.org/10.3389/fpsyg.2019.02730" TargetMode="External" /><Relationship Type="http://schemas.openxmlformats.org/officeDocument/2006/relationships/hyperlink" Id="rId107" Target="https://doi.org/10.3390/bdcc9100256" TargetMode="External" /><Relationship Type="http://schemas.openxmlformats.org/officeDocument/2006/relationships/hyperlink" Id="rId62" Target="https://doi.org/10.3414/ME5119" TargetMode="External" /><Relationship Type="http://schemas.openxmlformats.org/officeDocument/2006/relationships/hyperlink" Id="rId84" Target="https://doi.org/10.63282/3050-9262.IJAIDSML-V6I4P130" TargetMode="External" /><Relationship Type="http://schemas.openxmlformats.org/officeDocument/2006/relationships/hyperlink" Id="rId96" Target="https://doi.org/10.69554/QHSO5671" TargetMode="External" /><Relationship Type="http://schemas.openxmlformats.org/officeDocument/2006/relationships/hyperlink" Id="rId97" Target="https://doi.org/10.69554/RITW9729" TargetMode="External" /><Relationship Type="http://schemas.openxmlformats.org/officeDocument/2006/relationships/hyperlink" Id="rId136" Target="https://doi.org/10.7326/ANNALS-25-00739" TargetMode="External" /><Relationship Type="http://schemas.openxmlformats.org/officeDocument/2006/relationships/hyperlink" Id="rId56" Target="https://doi.org/10.7551/mitpress/9302.001.0001" TargetMode="External" /><Relationship Type="http://schemas.openxmlformats.org/officeDocument/2006/relationships/hyperlink" Id="rId65" Target="https://dspace.flinders.edu.au/jspui/bitstream/2328/3326/4/AACODS_Checklist.pdf" TargetMode="External" /><Relationship Type="http://schemas.openxmlformats.org/officeDocument/2006/relationships/hyperlink" Id="rId66" Target="https://fac.flinders.edu.au/dspace/api/core/bitstreams/e94a96eb-0334-4300-8880-c836d4d9a676/content" TargetMode="External" /><Relationship Type="http://schemas.openxmlformats.org/officeDocument/2006/relationships/hyperlink" Id="rId94" Target="https://jamanetwork.com/journals/jamanetworkopen/fullarticle/2777777" TargetMode="External" /><Relationship Type="http://schemas.openxmlformats.org/officeDocument/2006/relationships/hyperlink" Id="rId120" Target="https://journals.lww.com/jhmonline/fulltext/2025/05000/organizational_resilience_in_healthcare__a_scoping.4.aspx" TargetMode="External" /><Relationship Type="http://schemas.openxmlformats.org/officeDocument/2006/relationships/hyperlink" Id="rId78" Target="https://link.springer.com/content/pdf/10.1007/s10462-022-10246-w.pdf" TargetMode="External" /><Relationship Type="http://schemas.openxmlformats.org/officeDocument/2006/relationships/hyperlink" Id="rId139" Target="https://newsroom.ibm.com/2022-01-21-Francisco-Partners-to-Acquire-IBMs-Healthcare-Data-and-Analytics-Assets" TargetMode="External" /><Relationship Type="http://schemas.openxmlformats.org/officeDocument/2006/relationships/hyperlink" Id="rId58" Target="https://onlinelibrary.wiley.com/doi/abs/10.1057/palgrave.emr.1500057" TargetMode="External" /><Relationship Type="http://schemas.openxmlformats.org/officeDocument/2006/relationships/hyperlink" Id="rId143" Target="https://oulurepo.oulu.fi/bitstream/handle/10024/27921/nbnfi-fe2020050424858.pdf" TargetMode="External" /><Relationship Type="http://schemas.openxmlformats.org/officeDocument/2006/relationships/hyperlink" Id="rId128" Target="https://pages.himss.org/LP-HA-Case-Study-UC-Davis.html" TargetMode="External" /><Relationship Type="http://schemas.openxmlformats.org/officeDocument/2006/relationships/hyperlink" Id="rId117" Target="https://papers.ssrn.com/sol3/papers.cfm?abstract_id=5268176" TargetMode="External" /><Relationship Type="http://schemas.openxmlformats.org/officeDocument/2006/relationships/hyperlink" Id="rId111" Target="https://pmc.ncbi.nlm.nih.gov/articles/PMC10785918/" TargetMode="External" /><Relationship Type="http://schemas.openxmlformats.org/officeDocument/2006/relationships/hyperlink" Id="rId114" Target="https://resources.anthropic.com/code-modernization-playbook" TargetMode="External" /><Relationship Type="http://schemas.openxmlformats.org/officeDocument/2006/relationships/hyperlink" Id="rId104" Target="https://search.proquest.com/openview/9a3a9ef301c01ff0129d07f685b8643f/1" TargetMode="External" /><Relationship Type="http://schemas.openxmlformats.org/officeDocument/2006/relationships/hyperlink" Id="rId122" Target="https://search.proquest.com/openview/aa9acce88c488cbb8c6b3c8339062319/1" TargetMode="External" /><Relationship Type="http://schemas.openxmlformats.org/officeDocument/2006/relationships/hyperlink" Id="rId74" Target="https://wendyju.com/publications/18_ijee3593.pdf" TargetMode="External" /><Relationship Type="http://schemas.openxmlformats.org/officeDocument/2006/relationships/hyperlink" Id="rId81" Target="https://www.academia.edu/download/41283190/Design_and_evaluation_of_systems_to_supp20160117-25708-98zc50.pdf" TargetMode="External" /><Relationship Type="http://schemas.openxmlformats.org/officeDocument/2006/relationships/hyperlink" Id="rId49" Target="https://www.ahima.org/news-publications/press-room-press-releases/2023-press-releases/health-information-workforce-shortages-persist-as-ai-shows-promise-ahima-survey-reveals/" TargetMode="External" /><Relationship Type="http://schemas.openxmlformats.org/officeDocument/2006/relationships/hyperlink" Id="rId116" Target="https://www.allmultidisciplinaryjournal.com/uploads/archives/20250306182550_MGE-2025-2-018.1.pdf" TargetMode="External" /><Relationship Type="http://schemas.openxmlformats.org/officeDocument/2006/relationships/hyperlink" Id="rId141" Target="https://www.cnbc.com/2021/01/04/haven-the-amazon-berkshire-jpmorgan-venture-to-disrupt-healthcare-is-disbanding-after-3-years.html" TargetMode="External" /><Relationship Type="http://schemas.openxmlformats.org/officeDocument/2006/relationships/hyperlink" Id="rId69" Target="https://www.diva-portal.org/smash/record.jsf?pid=diva2:1684142" TargetMode="External" /><Relationship Type="http://schemas.openxmlformats.org/officeDocument/2006/relationships/hyperlink" Id="rId39" Target="https://www.healthcareitnews.com/news/asia/himss24-apac-adoption-model-analytics-maturity-gets-facelift" TargetMode="External" /><Relationship Type="http://schemas.openxmlformats.org/officeDocument/2006/relationships/hyperlink" Id="rId92" Target="https://www.healthcatalyst.com/learn/insights/healthcare-analytics-adoption-model-roadmap-analytic-maturity" TargetMode="External" /><Relationship Type="http://schemas.openxmlformats.org/officeDocument/2006/relationships/hyperlink" Id="rId38" Target="https://www.himss.org/maturity-models/amam/" TargetMode="External" /><Relationship Type="http://schemas.openxmlformats.org/officeDocument/2006/relationships/hyperlink" Id="rId45" Target="https://www.himss.org/resources/the-future-of-workforce/" TargetMode="External" /><Relationship Type="http://schemas.openxmlformats.org/officeDocument/2006/relationships/hyperlink" Id="rId124" Target="https://www.ijaidr.com/papers/2023/1/1299.pdf" TargetMode="External" /><Relationship Type="http://schemas.openxmlformats.org/officeDocument/2006/relationships/hyperlink" Id="rId113" Target="https://www.ijetcsit.org/index.php/ijetcsit/article/view/458" TargetMode="External" /><Relationship Type="http://schemas.openxmlformats.org/officeDocument/2006/relationships/hyperlink" Id="rId132" Target="https://www.ijetcsit.org/index.php/ijetcsit/article/view/522" TargetMode="External" /><Relationship Type="http://schemas.openxmlformats.org/officeDocument/2006/relationships/hyperlink" Id="rId68" Target="https://www.nsinursingsolutions.com/documents/library/nsi_national_health_care_retention_report.pdf" TargetMode="External" /><Relationship Type="http://schemas.openxmlformats.org/officeDocument/2006/relationships/hyperlink" Id="rId40" Target="https://www.nyulawreview.org/issues/volume-94-number-4/data-standardization/" TargetMode="External" /><Relationship Type="http://schemas.openxmlformats.org/officeDocument/2006/relationships/hyperlink" Id="rId83" Target="https://www.quantbeckman.com/api/v1/file/5b240742-bf0d-4f8c-a0f9-cb29fab42611.pdf" TargetMode="External" /><Relationship Type="http://schemas.openxmlformats.org/officeDocument/2006/relationships/hyperlink" Id="rId77" Target="https://www.tdx.cat/bitstream/handle/10803/695722/TGJBR1de1.pdf?sequence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2026-07-10T12:14:07Z</dcterms:created>
  <dcterms:modified xsi:type="dcterms:W3CDTF">2026-07-10T12:14:07Z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